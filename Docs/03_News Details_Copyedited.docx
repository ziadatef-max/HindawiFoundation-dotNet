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810" w:type="dxa"/>
        <w:tblInd w:w="-432" w:type="dxa"/>
        <w:tblLook w:val="04A0" w:firstRow="1" w:lastRow="0" w:firstColumn="1" w:lastColumn="0" w:noHBand="0" w:noVBand="1"/>
      </w:tblPr>
      <w:tblGrid>
        <w:gridCol w:w="4950"/>
        <w:gridCol w:w="4860"/>
      </w:tblGrid>
      <w:tr w:rsidR="00C0478A" w:rsidRPr="00C0478A" w14:paraId="68E6F4F7" w14:textId="77777777" w:rsidTr="00C0478A">
        <w:tc>
          <w:tcPr>
            <w:tcW w:w="4950" w:type="dxa"/>
          </w:tcPr>
          <w:p w14:paraId="34C47DC0" w14:textId="1D909F11" w:rsidR="00174051" w:rsidRPr="008060ED" w:rsidRDefault="00174051" w:rsidP="008060ED">
            <w:pPr>
              <w:pStyle w:val="Heading2"/>
              <w:keepNext w:val="0"/>
              <w:keepLines w:val="0"/>
              <w:spacing w:after="80" w:line="480" w:lineRule="auto"/>
              <w:outlineLvl w:val="1"/>
              <w:rPr>
                <w:rFonts w:ascii="Times New Roman" w:hAnsi="Times New Roman" w:cs="Times New Roman"/>
                <w:b/>
                <w:bCs/>
                <w:sz w:val="24"/>
                <w:szCs w:val="24"/>
              </w:rPr>
            </w:pPr>
            <w:bookmarkStart w:id="0" w:name="_xxdf3g354i1u" w:colFirst="0" w:colLast="0"/>
            <w:bookmarkEnd w:id="0"/>
            <w:r w:rsidRPr="008060ED">
              <w:rPr>
                <w:rFonts w:ascii="Times New Roman" w:hAnsi="Times New Roman" w:cs="Times New Roman"/>
                <w:b/>
                <w:bCs/>
                <w:sz w:val="24"/>
                <w:szCs w:val="24"/>
              </w:rPr>
              <w:t xml:space="preserve">Supporting Tomorrow’s Illustrators: </w:t>
            </w:r>
            <w:r w:rsidR="00AE6A36">
              <w:rPr>
                <w:rFonts w:ascii="Times New Roman" w:hAnsi="Times New Roman" w:cs="Times New Roman"/>
                <w:b/>
                <w:bCs/>
                <w:sz w:val="24"/>
                <w:szCs w:val="24"/>
              </w:rPr>
              <w:t xml:space="preserve">Booktime </w:t>
            </w:r>
            <w:r w:rsidRPr="008060ED">
              <w:rPr>
                <w:rFonts w:ascii="Times New Roman" w:hAnsi="Times New Roman" w:cs="Times New Roman"/>
                <w:b/>
                <w:bCs/>
                <w:sz w:val="24"/>
                <w:szCs w:val="24"/>
              </w:rPr>
              <w:t xml:space="preserve">Teams Up with </w:t>
            </w:r>
            <w:r w:rsidR="00AE6A36">
              <w:rPr>
                <w:rFonts w:ascii="Times New Roman" w:hAnsi="Times New Roman" w:cs="Times New Roman"/>
                <w:b/>
                <w:bCs/>
                <w:sz w:val="24"/>
                <w:szCs w:val="24"/>
              </w:rPr>
              <w:t>Birmingham City University</w:t>
            </w:r>
          </w:p>
        </w:tc>
        <w:tc>
          <w:tcPr>
            <w:tcW w:w="4860" w:type="dxa"/>
          </w:tcPr>
          <w:p w14:paraId="71190BCF" w14:textId="15E3F71F" w:rsidR="00B643ED" w:rsidRPr="008060ED" w:rsidRDefault="00524CF0" w:rsidP="008060ED">
            <w:pPr>
              <w:pStyle w:val="NormalWeb"/>
              <w:bidi/>
              <w:spacing w:before="360" w:beforeAutospacing="0" w:line="480" w:lineRule="auto"/>
              <w:rPr>
                <w:b/>
                <w:bCs/>
              </w:rPr>
            </w:pPr>
            <w:r w:rsidRPr="00524CF0">
              <w:rPr>
                <w:b/>
                <w:bCs/>
                <w:rtl/>
              </w:rPr>
              <w:t xml:space="preserve">شراكة واعدة بين «بوك تايم» وجامعة </w:t>
            </w:r>
            <w:del w:id="1" w:author="staff" w:date="2026-04-28T16:29:00Z">
              <w:r w:rsidDel="008060ED">
                <w:rPr>
                  <w:b/>
                  <w:bCs/>
                </w:rPr>
                <w:delText>“</w:delText>
              </w:r>
            </w:del>
            <w:ins w:id="2" w:author="staff" w:date="2026-04-28T16:29:00Z">
              <w:r w:rsidR="008060ED">
                <w:rPr>
                  <w:rFonts w:hint="cs"/>
                  <w:b/>
                  <w:bCs/>
                  <w:rtl/>
                </w:rPr>
                <w:t>«</w:t>
              </w:r>
            </w:ins>
            <w:r w:rsidRPr="00524CF0">
              <w:rPr>
                <w:b/>
                <w:bCs/>
                <w:rtl/>
              </w:rPr>
              <w:t>برمنجهام سيتي</w:t>
            </w:r>
            <w:del w:id="3" w:author="staff" w:date="2026-04-28T16:29:00Z">
              <w:r w:rsidDel="008060ED">
                <w:rPr>
                  <w:b/>
                  <w:bCs/>
                </w:rPr>
                <w:delText>”</w:delText>
              </w:r>
              <w:r w:rsidRPr="00524CF0" w:rsidDel="008060ED">
                <w:rPr>
                  <w:b/>
                  <w:bCs/>
                  <w:rtl/>
                </w:rPr>
                <w:delText xml:space="preserve"> </w:delText>
              </w:r>
            </w:del>
            <w:ins w:id="4" w:author="staff" w:date="2026-04-28T16:29:00Z">
              <w:r w:rsidR="008060ED">
                <w:rPr>
                  <w:rFonts w:hint="cs"/>
                  <w:b/>
                  <w:bCs/>
                  <w:rtl/>
                </w:rPr>
                <w:t xml:space="preserve">» </w:t>
              </w:r>
            </w:ins>
            <w:r w:rsidRPr="00524CF0">
              <w:rPr>
                <w:b/>
                <w:bCs/>
                <w:rtl/>
              </w:rPr>
              <w:t>لتمكين مواهب الرسم الواعد</w:t>
            </w:r>
            <w:r>
              <w:rPr>
                <w:rFonts w:hint="cs"/>
                <w:b/>
                <w:bCs/>
                <w:rtl/>
                <w:lang w:bidi="ar-EG"/>
              </w:rPr>
              <w:t>ة</w:t>
            </w:r>
          </w:p>
        </w:tc>
      </w:tr>
      <w:tr w:rsidR="00C0478A" w:rsidRPr="00C0478A" w14:paraId="19E3A9BC" w14:textId="77777777" w:rsidTr="00C0478A">
        <w:tc>
          <w:tcPr>
            <w:tcW w:w="4950" w:type="dxa"/>
          </w:tcPr>
          <w:p w14:paraId="7F508FCD" w14:textId="77777777" w:rsidR="008670A7" w:rsidRPr="008060ED" w:rsidRDefault="008670A7" w:rsidP="008060ED">
            <w:pPr>
              <w:pStyle w:val="Heading2"/>
              <w:keepNext w:val="0"/>
              <w:keepLines w:val="0"/>
              <w:spacing w:after="80" w:line="480" w:lineRule="auto"/>
              <w:outlineLvl w:val="1"/>
              <w:rPr>
                <w:rFonts w:ascii="Times New Roman" w:hAnsi="Times New Roman" w:cs="Times New Roman"/>
                <w:b/>
                <w:bCs/>
                <w:sz w:val="24"/>
                <w:szCs w:val="24"/>
              </w:rPr>
            </w:pPr>
          </w:p>
        </w:tc>
        <w:tc>
          <w:tcPr>
            <w:tcW w:w="4860" w:type="dxa"/>
          </w:tcPr>
          <w:p w14:paraId="50A9B723" w14:textId="77777777" w:rsidR="008670A7" w:rsidRPr="008060ED" w:rsidRDefault="008670A7" w:rsidP="008060ED">
            <w:pPr>
              <w:pStyle w:val="Heading2"/>
              <w:keepNext w:val="0"/>
              <w:keepLines w:val="0"/>
              <w:bidi/>
              <w:spacing w:after="80" w:line="480" w:lineRule="auto"/>
              <w:outlineLvl w:val="1"/>
              <w:rPr>
                <w:rFonts w:ascii="Times New Roman" w:hAnsi="Times New Roman" w:cs="Times New Roman"/>
                <w:b/>
                <w:bCs/>
                <w:sz w:val="24"/>
                <w:szCs w:val="24"/>
              </w:rPr>
            </w:pPr>
          </w:p>
        </w:tc>
      </w:tr>
      <w:tr w:rsidR="00C0478A" w:rsidRPr="00C0478A" w14:paraId="647214E2" w14:textId="77777777" w:rsidTr="00C0478A">
        <w:tc>
          <w:tcPr>
            <w:tcW w:w="4950" w:type="dxa"/>
          </w:tcPr>
          <w:p w14:paraId="4DF359FA" w14:textId="7C0D202F" w:rsidR="00174051" w:rsidRPr="008060ED" w:rsidRDefault="004A02C9" w:rsidP="008060ED">
            <w:pPr>
              <w:spacing w:before="360" w:after="240" w:line="480" w:lineRule="auto"/>
              <w:rPr>
                <w:rFonts w:ascii="Times New Roman" w:hAnsi="Times New Roman" w:cs="Times New Roman"/>
                <w:sz w:val="24"/>
                <w:szCs w:val="24"/>
              </w:rPr>
            </w:pPr>
            <w:r w:rsidRPr="008060ED">
              <w:rPr>
                <w:rFonts w:ascii="Times New Roman" w:hAnsi="Times New Roman" w:cs="Times New Roman"/>
                <w:sz w:val="24"/>
                <w:szCs w:val="24"/>
              </w:rPr>
              <w:t>Here at the Hindawi Foundation, we know that fantastic illustrations are key to capturing a child</w:t>
            </w:r>
            <w:r w:rsidR="00AE6A36">
              <w:rPr>
                <w:rFonts w:ascii="Times New Roman" w:hAnsi="Times New Roman" w:cs="Times New Roman"/>
                <w:sz w:val="24"/>
                <w:szCs w:val="24"/>
              </w:rPr>
              <w:t>’</w:t>
            </w:r>
            <w:r w:rsidRPr="008060ED">
              <w:rPr>
                <w:rFonts w:ascii="Times New Roman" w:hAnsi="Times New Roman" w:cs="Times New Roman"/>
                <w:sz w:val="24"/>
                <w:szCs w:val="24"/>
              </w:rPr>
              <w:t>s imagination. That is why we are thrilled to announce a new partnership between our free digital children</w:t>
            </w:r>
            <w:r w:rsidR="00AE6A36">
              <w:rPr>
                <w:rFonts w:ascii="Times New Roman" w:hAnsi="Times New Roman" w:cs="Times New Roman"/>
                <w:sz w:val="24"/>
                <w:szCs w:val="24"/>
              </w:rPr>
              <w:t>’</w:t>
            </w:r>
            <w:r w:rsidRPr="008060ED">
              <w:rPr>
                <w:rFonts w:ascii="Times New Roman" w:hAnsi="Times New Roman" w:cs="Times New Roman"/>
                <w:sz w:val="24"/>
                <w:szCs w:val="24"/>
              </w:rPr>
              <w:t>s book platform, Booktime, and Birmingham City University (BCU).</w:t>
            </w:r>
          </w:p>
        </w:tc>
        <w:tc>
          <w:tcPr>
            <w:tcW w:w="4860" w:type="dxa"/>
          </w:tcPr>
          <w:p w14:paraId="6F9EDC84" w14:textId="328BAB14" w:rsidR="008F5214" w:rsidRPr="008F5214" w:rsidRDefault="008F5214" w:rsidP="008F5214">
            <w:pPr>
              <w:pStyle w:val="NormalWeb"/>
              <w:bidi/>
              <w:spacing w:before="360" w:beforeAutospacing="0" w:line="480" w:lineRule="auto"/>
            </w:pPr>
            <w:r w:rsidRPr="008F5214">
              <w:rPr>
                <w:b/>
                <w:bCs/>
                <w:rtl/>
              </w:rPr>
              <w:t xml:space="preserve">نؤمن في </w:t>
            </w:r>
            <w:ins w:id="5" w:author="staff" w:date="2026-04-28T17:15:00Z">
              <w:r w:rsidR="007434E0">
                <w:rPr>
                  <w:rFonts w:hint="cs"/>
                  <w:b/>
                  <w:bCs/>
                  <w:rtl/>
                </w:rPr>
                <w:t>«</w:t>
              </w:r>
            </w:ins>
            <w:r w:rsidRPr="008F5214">
              <w:rPr>
                <w:b/>
                <w:bCs/>
                <w:rtl/>
              </w:rPr>
              <w:t>مؤسسة هنداوي</w:t>
            </w:r>
            <w:ins w:id="6" w:author="staff" w:date="2026-04-28T16:47:00Z">
              <w:r w:rsidR="007D2B11">
                <w:rPr>
                  <w:rFonts w:hint="cs"/>
                  <w:b/>
                  <w:bCs/>
                  <w:rtl/>
                </w:rPr>
                <w:t>»</w:t>
              </w:r>
            </w:ins>
            <w:r w:rsidRPr="008F5214">
              <w:rPr>
                <w:b/>
                <w:bCs/>
                <w:rtl/>
              </w:rPr>
              <w:t xml:space="preserve"> بأن الرسوم الإبداعية هي المفتاح السحري لإطلاق </w:t>
            </w:r>
            <w:r>
              <w:rPr>
                <w:rFonts w:hint="cs"/>
                <w:b/>
                <w:bCs/>
                <w:rtl/>
              </w:rPr>
              <w:t>الع</w:t>
            </w:r>
            <w:ins w:id="7" w:author="staff" w:date="2026-04-28T16:29:00Z">
              <w:r w:rsidR="008060ED">
                <w:rPr>
                  <w:rFonts w:hint="cs"/>
                  <w:b/>
                  <w:bCs/>
                  <w:rtl/>
                </w:rPr>
                <w:t>ِ</w:t>
              </w:r>
            </w:ins>
            <w:r>
              <w:rPr>
                <w:rFonts w:hint="cs"/>
                <w:b/>
                <w:bCs/>
                <w:rtl/>
              </w:rPr>
              <w:t>نان ل</w:t>
            </w:r>
            <w:r w:rsidRPr="008F5214">
              <w:rPr>
                <w:b/>
                <w:bCs/>
                <w:rtl/>
              </w:rPr>
              <w:t xml:space="preserve">خيال الطفل. ومن هذا المنطلق، يسعدنا أن نعلن عن عقد شراكة استراتيجية بين منصتنا الرقمية المجانية لكتب الأطفال «بوك تايم»، وجامعة </w:t>
            </w:r>
            <w:ins w:id="8" w:author="staff" w:date="2026-04-28T16:30:00Z">
              <w:r w:rsidR="008060ED">
                <w:rPr>
                  <w:rFonts w:hint="cs"/>
                  <w:b/>
                  <w:bCs/>
                  <w:rtl/>
                </w:rPr>
                <w:t>«</w:t>
              </w:r>
            </w:ins>
            <w:r w:rsidRPr="008F5214">
              <w:rPr>
                <w:b/>
                <w:bCs/>
                <w:rtl/>
              </w:rPr>
              <w:t>برمنجهام سيتي</w:t>
            </w:r>
            <w:ins w:id="9" w:author="staff" w:date="2026-04-28T16:30:00Z">
              <w:r w:rsidR="008060ED">
                <w:rPr>
                  <w:rFonts w:hint="cs"/>
                  <w:b/>
                  <w:bCs/>
                  <w:rtl/>
                </w:rPr>
                <w:t>»</w:t>
              </w:r>
            </w:ins>
            <w:del w:id="10" w:author="staff" w:date="2026-04-28T17:19:00Z">
              <w:r w:rsidRPr="008F5214" w:rsidDel="007434E0">
                <w:rPr>
                  <w:b/>
                  <w:bCs/>
                </w:rPr>
                <w:delText xml:space="preserve"> (BCU).</w:delText>
              </w:r>
            </w:del>
            <w:ins w:id="11" w:author="staff" w:date="2026-04-28T17:19:00Z">
              <w:r w:rsidR="007434E0">
                <w:rPr>
                  <w:rFonts w:hint="cs"/>
                  <w:b/>
                  <w:bCs/>
                  <w:rtl/>
                </w:rPr>
                <w:t>.</w:t>
              </w:r>
            </w:ins>
          </w:p>
          <w:p w14:paraId="03440B4C" w14:textId="25DE0C79" w:rsidR="00174051" w:rsidRPr="008060ED" w:rsidRDefault="00174051" w:rsidP="008060ED">
            <w:pPr>
              <w:pStyle w:val="NormalWeb"/>
              <w:bidi/>
              <w:spacing w:before="360" w:beforeAutospacing="0" w:line="480" w:lineRule="auto"/>
            </w:pPr>
          </w:p>
        </w:tc>
      </w:tr>
      <w:tr w:rsidR="00C0478A" w:rsidRPr="00C0478A" w14:paraId="60AB892E" w14:textId="77777777" w:rsidTr="00C0478A">
        <w:tc>
          <w:tcPr>
            <w:tcW w:w="4950" w:type="dxa"/>
          </w:tcPr>
          <w:p w14:paraId="26F58A20" w14:textId="77777777" w:rsidR="00CF28FE" w:rsidRPr="008060ED" w:rsidRDefault="00CF28FE" w:rsidP="008060ED">
            <w:pPr>
              <w:spacing w:before="360" w:after="240" w:line="480" w:lineRule="auto"/>
              <w:rPr>
                <w:rFonts w:ascii="Times New Roman" w:hAnsi="Times New Roman" w:cs="Times New Roman"/>
                <w:sz w:val="24"/>
                <w:szCs w:val="24"/>
              </w:rPr>
            </w:pPr>
          </w:p>
        </w:tc>
        <w:tc>
          <w:tcPr>
            <w:tcW w:w="4860" w:type="dxa"/>
          </w:tcPr>
          <w:p w14:paraId="34C0B9FA" w14:textId="77777777" w:rsidR="00CF28FE" w:rsidRPr="008060ED" w:rsidRDefault="00CF28FE" w:rsidP="008060ED">
            <w:pPr>
              <w:pStyle w:val="NormalWeb"/>
              <w:bidi/>
              <w:spacing w:before="360" w:beforeAutospacing="0" w:line="480" w:lineRule="auto"/>
              <w:rPr>
                <w:rtl/>
              </w:rPr>
            </w:pPr>
          </w:p>
        </w:tc>
      </w:tr>
      <w:tr w:rsidR="00C0478A" w:rsidRPr="00C0478A" w14:paraId="5214727C" w14:textId="77777777" w:rsidTr="00C0478A">
        <w:tc>
          <w:tcPr>
            <w:tcW w:w="4950" w:type="dxa"/>
          </w:tcPr>
          <w:p w14:paraId="07981DBD" w14:textId="28D16D99" w:rsidR="00174051" w:rsidRPr="008060ED" w:rsidRDefault="004A02C9" w:rsidP="008060ED">
            <w:pPr>
              <w:spacing w:before="360" w:after="240" w:line="480" w:lineRule="auto"/>
              <w:rPr>
                <w:rFonts w:ascii="Times New Roman" w:hAnsi="Times New Roman" w:cs="Times New Roman"/>
                <w:sz w:val="24"/>
                <w:szCs w:val="24"/>
              </w:rPr>
            </w:pPr>
            <w:r w:rsidRPr="008060ED">
              <w:rPr>
                <w:rFonts w:ascii="Times New Roman" w:hAnsi="Times New Roman" w:cs="Times New Roman"/>
                <w:sz w:val="24"/>
                <w:szCs w:val="24"/>
              </w:rPr>
              <w:t xml:space="preserve">We are working with undergraduates </w:t>
            </w:r>
            <w:r w:rsidR="000D277F">
              <w:rPr>
                <w:rFonts w:ascii="Times New Roman" w:hAnsi="Times New Roman" w:cs="Times New Roman"/>
                <w:sz w:val="24"/>
                <w:szCs w:val="24"/>
              </w:rPr>
              <w:t>in</w:t>
            </w:r>
            <w:r w:rsidR="000D277F" w:rsidRPr="008060ED">
              <w:rPr>
                <w:rFonts w:ascii="Times New Roman" w:hAnsi="Times New Roman" w:cs="Times New Roman"/>
                <w:sz w:val="24"/>
                <w:szCs w:val="24"/>
              </w:rPr>
              <w:t xml:space="preserve"> </w:t>
            </w:r>
            <w:r w:rsidRPr="008060ED">
              <w:rPr>
                <w:rFonts w:ascii="Times New Roman" w:hAnsi="Times New Roman" w:cs="Times New Roman"/>
                <w:sz w:val="24"/>
                <w:szCs w:val="24"/>
              </w:rPr>
              <w:t>BCU’s Illustration course, giving these emerging artists the chance to see their artwork published online and enjoyed by children across the globe.</w:t>
            </w:r>
          </w:p>
        </w:tc>
        <w:tc>
          <w:tcPr>
            <w:tcW w:w="4860" w:type="dxa"/>
          </w:tcPr>
          <w:p w14:paraId="73B4888B" w14:textId="4B9309F0" w:rsidR="00174051" w:rsidRDefault="008F5214">
            <w:pPr>
              <w:pStyle w:val="NormalWeb"/>
              <w:bidi/>
              <w:spacing w:before="360" w:beforeAutospacing="0" w:line="480" w:lineRule="auto"/>
              <w:rPr>
                <w:rtl/>
              </w:rPr>
            </w:pPr>
            <w:r>
              <w:rPr>
                <w:rFonts w:hint="cs"/>
                <w:rtl/>
              </w:rPr>
              <w:t>نحن اليوم بصدد تعاون مثمر مع</w:t>
            </w:r>
            <w:r w:rsidR="004A02C9" w:rsidRPr="008060ED">
              <w:rPr>
                <w:rtl/>
              </w:rPr>
              <w:t xml:space="preserve"> </w:t>
            </w:r>
            <w:r w:rsidR="00790098" w:rsidRPr="008060ED">
              <w:rPr>
                <w:rFonts w:hint="eastAsia"/>
                <w:rtl/>
              </w:rPr>
              <w:t>ال</w:t>
            </w:r>
            <w:r w:rsidR="004A02C9" w:rsidRPr="008060ED">
              <w:rPr>
                <w:rtl/>
              </w:rPr>
              <w:t xml:space="preserve">طلاب </w:t>
            </w:r>
            <w:r w:rsidR="00DE0889" w:rsidRPr="008060ED">
              <w:rPr>
                <w:rFonts w:hint="eastAsia"/>
                <w:rtl/>
              </w:rPr>
              <w:t>الذين</w:t>
            </w:r>
            <w:r w:rsidR="00DE0889" w:rsidRPr="008060ED">
              <w:rPr>
                <w:rtl/>
              </w:rPr>
              <w:t xml:space="preserve"> </w:t>
            </w:r>
            <w:r w:rsidR="00DE0889" w:rsidRPr="008060ED">
              <w:rPr>
                <w:rFonts w:hint="eastAsia"/>
                <w:rtl/>
              </w:rPr>
              <w:t>يدرسون</w:t>
            </w:r>
            <w:r w:rsidR="00DE0889" w:rsidRPr="008060ED">
              <w:rPr>
                <w:rtl/>
              </w:rPr>
              <w:t xml:space="preserve"> </w:t>
            </w:r>
            <w:r w:rsidR="004A02C9" w:rsidRPr="008060ED">
              <w:rPr>
                <w:rtl/>
              </w:rPr>
              <w:t xml:space="preserve">الرسم </w:t>
            </w:r>
            <w:r w:rsidR="00483BCB">
              <w:rPr>
                <w:rFonts w:hint="cs"/>
                <w:rtl/>
              </w:rPr>
              <w:t>الفني</w:t>
            </w:r>
            <w:r w:rsidR="00483BCB" w:rsidRPr="008060ED">
              <w:rPr>
                <w:rtl/>
              </w:rPr>
              <w:t xml:space="preserve"> </w:t>
            </w:r>
            <w:r w:rsidR="00641D9B" w:rsidRPr="008060ED">
              <w:rPr>
                <w:rFonts w:hint="eastAsia"/>
                <w:rtl/>
              </w:rPr>
              <w:t>في</w:t>
            </w:r>
            <w:r w:rsidR="00641D9B" w:rsidRPr="008060ED">
              <w:rPr>
                <w:rtl/>
              </w:rPr>
              <w:t xml:space="preserve"> </w:t>
            </w:r>
            <w:r w:rsidR="0051674F" w:rsidRPr="008060ED">
              <w:rPr>
                <w:rtl/>
              </w:rPr>
              <w:t xml:space="preserve">جامعة </w:t>
            </w:r>
            <w:ins w:id="12" w:author="staff" w:date="2026-04-28T16:30:00Z">
              <w:r w:rsidR="008060ED">
                <w:rPr>
                  <w:rFonts w:hint="cs"/>
                  <w:rtl/>
                </w:rPr>
                <w:t>«</w:t>
              </w:r>
            </w:ins>
            <w:r w:rsidR="0051674F" w:rsidRPr="008060ED">
              <w:rPr>
                <w:rtl/>
              </w:rPr>
              <w:t>برمنجهام سيتي</w:t>
            </w:r>
            <w:ins w:id="13" w:author="staff" w:date="2026-04-28T16:30:00Z">
              <w:r w:rsidR="008060ED">
                <w:rPr>
                  <w:rFonts w:hint="cs"/>
                  <w:rtl/>
                </w:rPr>
                <w:t>»</w:t>
              </w:r>
            </w:ins>
            <w:r w:rsidR="00FC04C1" w:rsidRPr="008060ED">
              <w:rPr>
                <w:rtl/>
              </w:rPr>
              <w:t xml:space="preserve">، </w:t>
            </w:r>
            <w:r w:rsidRPr="008F5214">
              <w:rPr>
                <w:rtl/>
              </w:rPr>
              <w:t>لنمنح هؤلاء الفنانين الصاعدين منصةً عالمية لعرض إبداعاتهم</w:t>
            </w:r>
            <w:ins w:id="14" w:author="staff" w:date="2026-04-28T16:30:00Z">
              <w:r w:rsidR="008060ED">
                <w:rPr>
                  <w:rFonts w:hint="cs"/>
                  <w:rtl/>
                </w:rPr>
                <w:t>؛</w:t>
              </w:r>
            </w:ins>
            <w:del w:id="15" w:author="staff" w:date="2026-04-28T16:30:00Z">
              <w:r w:rsidRPr="008F5214" w:rsidDel="008060ED">
                <w:rPr>
                  <w:rtl/>
                </w:rPr>
                <w:delText>،</w:delText>
              </w:r>
            </w:del>
            <w:r w:rsidRPr="008F5214">
              <w:rPr>
                <w:rtl/>
              </w:rPr>
              <w:t xml:space="preserve"> لتصل رسوماتهم إلى قلوب الأطفال في شتى بقاع الأرض</w:t>
            </w:r>
            <w:r w:rsidRPr="008F5214">
              <w:t>.</w:t>
            </w:r>
          </w:p>
          <w:p w14:paraId="7056EECF" w14:textId="602482A3" w:rsidR="008F5214" w:rsidRPr="008060ED" w:rsidRDefault="008F5214" w:rsidP="008060ED">
            <w:pPr>
              <w:pStyle w:val="NormalWeb"/>
              <w:bidi/>
              <w:spacing w:before="360" w:beforeAutospacing="0" w:line="480" w:lineRule="auto"/>
            </w:pPr>
          </w:p>
        </w:tc>
      </w:tr>
      <w:tr w:rsidR="00C0478A" w:rsidRPr="00C0478A" w14:paraId="451A7D53" w14:textId="77777777" w:rsidTr="00C0478A">
        <w:tc>
          <w:tcPr>
            <w:tcW w:w="4950" w:type="dxa"/>
          </w:tcPr>
          <w:p w14:paraId="7C49A81B" w14:textId="77777777" w:rsidR="003350D1" w:rsidRPr="008060ED" w:rsidRDefault="003350D1" w:rsidP="008060ED">
            <w:pPr>
              <w:spacing w:before="360" w:after="240" w:line="480" w:lineRule="auto"/>
              <w:rPr>
                <w:rFonts w:ascii="Times New Roman" w:hAnsi="Times New Roman" w:cs="Times New Roman"/>
                <w:sz w:val="24"/>
                <w:szCs w:val="24"/>
              </w:rPr>
            </w:pPr>
          </w:p>
        </w:tc>
        <w:tc>
          <w:tcPr>
            <w:tcW w:w="4860" w:type="dxa"/>
          </w:tcPr>
          <w:p w14:paraId="30C30819" w14:textId="77777777" w:rsidR="003350D1" w:rsidRPr="008060ED" w:rsidRDefault="003350D1" w:rsidP="008060ED">
            <w:pPr>
              <w:pStyle w:val="NormalWeb"/>
              <w:bidi/>
              <w:spacing w:before="360" w:beforeAutospacing="0" w:line="480" w:lineRule="auto"/>
              <w:rPr>
                <w:rtl/>
              </w:rPr>
            </w:pPr>
          </w:p>
        </w:tc>
      </w:tr>
      <w:tr w:rsidR="00C0478A" w:rsidRPr="00C0478A" w14:paraId="20F7916D" w14:textId="77777777" w:rsidTr="00C0478A">
        <w:tc>
          <w:tcPr>
            <w:tcW w:w="4950" w:type="dxa"/>
          </w:tcPr>
          <w:p w14:paraId="7578DF7A" w14:textId="40823A2C" w:rsidR="00174051" w:rsidRPr="008060ED" w:rsidRDefault="00AE6A36" w:rsidP="008060ED">
            <w:pPr>
              <w:pStyle w:val="Heading3"/>
              <w:keepNext w:val="0"/>
              <w:keepLines w:val="0"/>
              <w:spacing w:before="360" w:line="480" w:lineRule="auto"/>
              <w:outlineLvl w:val="2"/>
              <w:rPr>
                <w:rFonts w:ascii="Times New Roman" w:hAnsi="Times New Roman" w:cs="Times New Roman"/>
                <w:b/>
                <w:bCs/>
                <w:color w:val="000000"/>
                <w:sz w:val="24"/>
                <w:szCs w:val="24"/>
                <w:lang w:val="en-US"/>
              </w:rPr>
            </w:pPr>
            <w:bookmarkStart w:id="16" w:name="_7z23s0cjrbeb" w:colFirst="0" w:colLast="0"/>
            <w:bookmarkEnd w:id="16"/>
            <w:r>
              <w:rPr>
                <w:rFonts w:ascii="Times New Roman" w:hAnsi="Times New Roman" w:cs="Times New Roman"/>
                <w:b/>
                <w:bCs/>
                <w:color w:val="000000"/>
                <w:sz w:val="24"/>
                <w:szCs w:val="24"/>
              </w:rPr>
              <w:t>From Brief to Publication</w:t>
            </w:r>
          </w:p>
        </w:tc>
        <w:tc>
          <w:tcPr>
            <w:tcW w:w="4860" w:type="dxa"/>
          </w:tcPr>
          <w:p w14:paraId="1455219F" w14:textId="53DBB3C0" w:rsidR="00174051" w:rsidRPr="008060ED" w:rsidRDefault="00C30F25" w:rsidP="008060ED">
            <w:pPr>
              <w:pStyle w:val="NormalWeb"/>
              <w:bidi/>
              <w:spacing w:before="360" w:beforeAutospacing="0" w:line="480" w:lineRule="auto"/>
              <w:rPr>
                <w:b/>
                <w:bCs/>
              </w:rPr>
            </w:pPr>
            <w:r w:rsidRPr="008060ED">
              <w:rPr>
                <w:b/>
                <w:bCs/>
                <w:rtl/>
              </w:rPr>
              <w:t xml:space="preserve">من </w:t>
            </w:r>
            <w:r w:rsidR="00C35BCE">
              <w:rPr>
                <w:rFonts w:hint="cs"/>
                <w:b/>
                <w:bCs/>
                <w:rtl/>
              </w:rPr>
              <w:t>المسو</w:t>
            </w:r>
            <w:ins w:id="17" w:author="staff" w:date="2026-04-28T16:30:00Z">
              <w:r w:rsidR="008060ED">
                <w:rPr>
                  <w:rFonts w:hint="cs"/>
                  <w:b/>
                  <w:bCs/>
                  <w:rtl/>
                </w:rPr>
                <w:t>َّ</w:t>
              </w:r>
            </w:ins>
            <w:r w:rsidR="00C35BCE">
              <w:rPr>
                <w:rFonts w:hint="cs"/>
                <w:b/>
                <w:bCs/>
                <w:rtl/>
              </w:rPr>
              <w:t>دة</w:t>
            </w:r>
            <w:r w:rsidR="00C35BCE" w:rsidRPr="008060ED">
              <w:rPr>
                <w:b/>
                <w:bCs/>
                <w:rtl/>
              </w:rPr>
              <w:t xml:space="preserve"> </w:t>
            </w:r>
            <w:r w:rsidRPr="008060ED">
              <w:rPr>
                <w:b/>
                <w:bCs/>
                <w:rtl/>
              </w:rPr>
              <w:t>إلى النشر</w:t>
            </w:r>
          </w:p>
        </w:tc>
      </w:tr>
      <w:tr w:rsidR="00C0478A" w:rsidRPr="00C0478A" w14:paraId="3E8636E3" w14:textId="77777777" w:rsidTr="00C0478A">
        <w:tc>
          <w:tcPr>
            <w:tcW w:w="4950" w:type="dxa"/>
          </w:tcPr>
          <w:p w14:paraId="21F3909C" w14:textId="77777777" w:rsidR="005E6CB1" w:rsidRPr="008060ED" w:rsidRDefault="005E6CB1" w:rsidP="008060ED">
            <w:pPr>
              <w:pStyle w:val="Heading3"/>
              <w:keepNext w:val="0"/>
              <w:keepLines w:val="0"/>
              <w:spacing w:before="360" w:line="480" w:lineRule="auto"/>
              <w:outlineLvl w:val="2"/>
              <w:rPr>
                <w:rFonts w:ascii="Times New Roman" w:hAnsi="Times New Roman" w:cs="Times New Roman"/>
                <w:b/>
                <w:bCs/>
                <w:color w:val="000000"/>
                <w:sz w:val="24"/>
                <w:szCs w:val="24"/>
              </w:rPr>
            </w:pPr>
          </w:p>
        </w:tc>
        <w:tc>
          <w:tcPr>
            <w:tcW w:w="4860" w:type="dxa"/>
          </w:tcPr>
          <w:p w14:paraId="17FF7708" w14:textId="77777777" w:rsidR="005E6CB1" w:rsidRPr="008060ED" w:rsidRDefault="005E6CB1" w:rsidP="008060ED">
            <w:pPr>
              <w:pStyle w:val="NormalWeb"/>
              <w:bidi/>
              <w:spacing w:before="360" w:beforeAutospacing="0" w:line="480" w:lineRule="auto"/>
              <w:rPr>
                <w:b/>
                <w:bCs/>
                <w:rtl/>
              </w:rPr>
            </w:pPr>
          </w:p>
        </w:tc>
      </w:tr>
      <w:tr w:rsidR="00C0478A" w:rsidRPr="00C0478A" w14:paraId="20A7B37C" w14:textId="77777777" w:rsidTr="00C0478A">
        <w:tc>
          <w:tcPr>
            <w:tcW w:w="4950" w:type="dxa"/>
          </w:tcPr>
          <w:p w14:paraId="5492D312" w14:textId="5321430D" w:rsidR="00174051" w:rsidRPr="008060ED" w:rsidRDefault="005E6CB1" w:rsidP="008060ED">
            <w:pPr>
              <w:spacing w:before="360" w:after="240" w:line="480" w:lineRule="auto"/>
              <w:rPr>
                <w:rFonts w:ascii="Times New Roman" w:hAnsi="Times New Roman" w:cs="Times New Roman"/>
                <w:sz w:val="24"/>
                <w:szCs w:val="24"/>
              </w:rPr>
            </w:pPr>
            <w:r w:rsidRPr="008060ED">
              <w:rPr>
                <w:rFonts w:ascii="Times New Roman" w:hAnsi="Times New Roman" w:cs="Times New Roman"/>
                <w:sz w:val="24"/>
                <w:szCs w:val="24"/>
              </w:rPr>
              <w:t>As part of their Live Projects module, BCU students are participating in a new assignment,</w:t>
            </w:r>
            <w:r w:rsidR="00AE6A36">
              <w:rPr>
                <w:rFonts w:ascii="Times New Roman" w:hAnsi="Times New Roman" w:cs="Times New Roman"/>
                <w:sz w:val="24"/>
                <w:szCs w:val="24"/>
              </w:rPr>
              <w:t xml:space="preserve"> </w:t>
            </w:r>
            <w:r w:rsidR="00AE6A36" w:rsidRPr="008060ED">
              <w:rPr>
                <w:rFonts w:ascii="Times New Roman" w:hAnsi="Times New Roman" w:cs="Times New Roman"/>
                <w:sz w:val="24"/>
                <w:szCs w:val="24"/>
              </w:rPr>
              <w:t>From Brie</w:t>
            </w:r>
            <w:r w:rsidR="00AE6A36" w:rsidRPr="000D277F">
              <w:rPr>
                <w:rFonts w:ascii="Times New Roman" w:hAnsi="Times New Roman" w:cs="Times New Roman"/>
                <w:sz w:val="24"/>
                <w:szCs w:val="24"/>
              </w:rPr>
              <w:t>f to Publication.</w:t>
            </w:r>
            <w:r w:rsidR="00AE6A36">
              <w:rPr>
                <w:rFonts w:ascii="Times New Roman" w:hAnsi="Times New Roman" w:cs="Times New Roman"/>
                <w:sz w:val="24"/>
                <w:szCs w:val="24"/>
              </w:rPr>
              <w:t xml:space="preserve"> </w:t>
            </w:r>
            <w:r w:rsidRPr="008060ED">
              <w:rPr>
                <w:rFonts w:ascii="Times New Roman" w:hAnsi="Times New Roman" w:cs="Times New Roman"/>
                <w:sz w:val="24"/>
                <w:szCs w:val="24"/>
              </w:rPr>
              <w:t>The project gives students the opportunity to illustrate a manuscript, taking it from an initial brief all the way through to a fully illustrated, published book.</w:t>
            </w:r>
          </w:p>
        </w:tc>
        <w:tc>
          <w:tcPr>
            <w:tcW w:w="4860" w:type="dxa"/>
          </w:tcPr>
          <w:p w14:paraId="3321C967" w14:textId="2BE52281" w:rsidR="008F5214" w:rsidRPr="008F5214" w:rsidRDefault="008F5214" w:rsidP="008F5214">
            <w:pPr>
              <w:pStyle w:val="NormalWeb"/>
              <w:bidi/>
              <w:spacing w:before="360" w:beforeAutospacing="0" w:line="480" w:lineRule="auto"/>
            </w:pPr>
            <w:r w:rsidRPr="008F5214">
              <w:rPr>
                <w:rtl/>
              </w:rPr>
              <w:t xml:space="preserve">في إطار مساق </w:t>
            </w:r>
            <w:del w:id="18" w:author="staff" w:date="2026-04-28T16:30:00Z">
              <w:r w:rsidRPr="008F5214" w:rsidDel="008060ED">
                <w:rPr>
                  <w:rtl/>
                </w:rPr>
                <w:delText>"</w:delText>
              </w:r>
            </w:del>
            <w:ins w:id="19" w:author="staff" w:date="2026-04-28T16:30:00Z">
              <w:r w:rsidR="008060ED">
                <w:rPr>
                  <w:rFonts w:hint="cs"/>
                  <w:rtl/>
                </w:rPr>
                <w:t>«</w:t>
              </w:r>
            </w:ins>
            <w:r w:rsidRPr="008F5214">
              <w:rPr>
                <w:rtl/>
              </w:rPr>
              <w:t>المشاريع التطبيقية</w:t>
            </w:r>
            <w:del w:id="20" w:author="staff" w:date="2026-04-28T16:30:00Z">
              <w:r w:rsidRPr="008F5214" w:rsidDel="008060ED">
                <w:rPr>
                  <w:rtl/>
                </w:rPr>
                <w:delText xml:space="preserve">"، </w:delText>
              </w:r>
            </w:del>
            <w:ins w:id="21" w:author="staff" w:date="2026-04-28T16:30:00Z">
              <w:r w:rsidR="008060ED">
                <w:rPr>
                  <w:rFonts w:hint="cs"/>
                  <w:rtl/>
                </w:rPr>
                <w:t>»</w:t>
              </w:r>
              <w:r w:rsidR="008060ED" w:rsidRPr="008F5214">
                <w:rPr>
                  <w:rtl/>
                </w:rPr>
                <w:t xml:space="preserve">، </w:t>
              </w:r>
            </w:ins>
            <w:r w:rsidRPr="008F5214">
              <w:rPr>
                <w:rtl/>
              </w:rPr>
              <w:t xml:space="preserve">يخوض طلاب الجامعة غمار تجربة فريدة </w:t>
            </w:r>
            <w:r w:rsidRPr="007434E0">
              <w:rPr>
                <w:rtl/>
              </w:rPr>
              <w:t xml:space="preserve">بعنوان </w:t>
            </w:r>
            <w:ins w:id="22" w:author="staff" w:date="2026-04-28T16:31:00Z">
              <w:r w:rsidR="008060ED" w:rsidRPr="007434E0">
                <w:rPr>
                  <w:rFonts w:hint="eastAsia"/>
                  <w:rtl/>
                  <w:rPrChange w:id="23" w:author="staff" w:date="2026-04-28T17:19:00Z">
                    <w:rPr>
                      <w:rFonts w:hint="eastAsia"/>
                      <w:b/>
                      <w:bCs/>
                      <w:rtl/>
                    </w:rPr>
                  </w:rPrChange>
                </w:rPr>
                <w:t>«</w:t>
              </w:r>
            </w:ins>
            <w:del w:id="24" w:author="staff" w:date="2026-04-28T16:31:00Z">
              <w:r w:rsidRPr="007434E0" w:rsidDel="008060ED">
                <w:rPr>
                  <w:rPrChange w:id="25" w:author="staff" w:date="2026-04-28T17:19:00Z">
                    <w:rPr>
                      <w:b/>
                      <w:bCs/>
                    </w:rPr>
                  </w:rPrChange>
                </w:rPr>
                <w:delText>«</w:delText>
              </w:r>
            </w:del>
            <w:r w:rsidRPr="007434E0">
              <w:rPr>
                <w:rtl/>
                <w:rPrChange w:id="26" w:author="staff" w:date="2026-04-28T17:19:00Z">
                  <w:rPr>
                    <w:b/>
                    <w:bCs/>
                    <w:rtl/>
                  </w:rPr>
                </w:rPrChange>
              </w:rPr>
              <w:t>من المسو</w:t>
            </w:r>
            <w:ins w:id="27" w:author="staff" w:date="2026-04-29T16:15:00Z">
              <w:r w:rsidR="009D16D7">
                <w:rPr>
                  <w:rFonts w:hint="cs"/>
                  <w:rtl/>
                </w:rPr>
                <w:t>َّ</w:t>
              </w:r>
            </w:ins>
            <w:r w:rsidRPr="007434E0">
              <w:rPr>
                <w:rtl/>
                <w:rPrChange w:id="28" w:author="staff" w:date="2026-04-28T17:19:00Z">
                  <w:rPr>
                    <w:b/>
                    <w:bCs/>
                    <w:rtl/>
                  </w:rPr>
                </w:rPrChange>
              </w:rPr>
              <w:t>دة إلى النشر</w:t>
            </w:r>
            <w:del w:id="29" w:author="staff" w:date="2026-04-28T16:31:00Z">
              <w:r w:rsidRPr="007434E0" w:rsidDel="008060ED">
                <w:rPr>
                  <w:rPrChange w:id="30" w:author="staff" w:date="2026-04-28T17:19:00Z">
                    <w:rPr>
                      <w:b/>
                      <w:bCs/>
                    </w:rPr>
                  </w:rPrChange>
                </w:rPr>
                <w:delText>»</w:delText>
              </w:r>
              <w:r w:rsidRPr="007434E0" w:rsidDel="008060ED">
                <w:delText xml:space="preserve">. </w:delText>
              </w:r>
            </w:del>
            <w:ins w:id="31" w:author="staff" w:date="2026-04-28T16:31:00Z">
              <w:r w:rsidR="008060ED" w:rsidRPr="007434E0">
                <w:rPr>
                  <w:rFonts w:hint="eastAsia"/>
                  <w:rtl/>
                  <w:rPrChange w:id="32" w:author="staff" w:date="2026-04-28T17:19:00Z">
                    <w:rPr>
                      <w:rFonts w:hint="eastAsia"/>
                      <w:b/>
                      <w:bCs/>
                      <w:rtl/>
                    </w:rPr>
                  </w:rPrChange>
                </w:rPr>
                <w:t>»،</w:t>
              </w:r>
              <w:r w:rsidR="008060ED" w:rsidRPr="007434E0">
                <w:rPr>
                  <w:rtl/>
                  <w:rPrChange w:id="33" w:author="staff" w:date="2026-04-28T17:19:00Z">
                    <w:rPr>
                      <w:b/>
                      <w:bCs/>
                      <w:rtl/>
                    </w:rPr>
                  </w:rPrChange>
                </w:rPr>
                <w:t xml:space="preserve"> </w:t>
              </w:r>
            </w:ins>
            <w:r w:rsidRPr="007434E0">
              <w:rPr>
                <w:rtl/>
              </w:rPr>
              <w:t>يمنح هذا المشروع الطلاب فرصة معايشة التجربة كاملة</w:t>
            </w:r>
            <w:r w:rsidRPr="008F5214">
              <w:rPr>
                <w:rtl/>
              </w:rPr>
              <w:t>؛ بدءًا من استلام النصوص الأدبية، ووصول</w:t>
            </w:r>
            <w:ins w:id="34" w:author="staff" w:date="2026-04-28T16:31:00Z">
              <w:r w:rsidR="008060ED">
                <w:rPr>
                  <w:rFonts w:hint="cs"/>
                  <w:rtl/>
                </w:rPr>
                <w:t>ً</w:t>
              </w:r>
            </w:ins>
            <w:r w:rsidRPr="008F5214">
              <w:rPr>
                <w:rtl/>
              </w:rPr>
              <w:t>ا</w:t>
            </w:r>
            <w:del w:id="35" w:author="staff" w:date="2026-04-28T16:31:00Z">
              <w:r w:rsidRPr="008F5214" w:rsidDel="008060ED">
                <w:rPr>
                  <w:rtl/>
                </w:rPr>
                <w:delText>ً</w:delText>
              </w:r>
            </w:del>
            <w:r w:rsidRPr="008F5214">
              <w:rPr>
                <w:rtl/>
              </w:rPr>
              <w:t xml:space="preserve"> إلى تصميم الرسوم وإصدار كتاب مصو</w:t>
            </w:r>
            <w:ins w:id="36" w:author="staff" w:date="2026-04-28T16:31:00Z">
              <w:r w:rsidR="008060ED">
                <w:rPr>
                  <w:rFonts w:hint="cs"/>
                  <w:rtl/>
                </w:rPr>
                <w:t>َّ</w:t>
              </w:r>
            </w:ins>
            <w:r w:rsidRPr="008F5214">
              <w:rPr>
                <w:rtl/>
              </w:rPr>
              <w:t>ر متكامل ومنشور</w:t>
            </w:r>
            <w:r w:rsidRPr="008F5214">
              <w:t>.</w:t>
            </w:r>
          </w:p>
          <w:p w14:paraId="5C9A25C4" w14:textId="7245E401" w:rsidR="00174051" w:rsidRPr="008060ED" w:rsidRDefault="00174051" w:rsidP="008060ED">
            <w:pPr>
              <w:pStyle w:val="NormalWeb"/>
              <w:bidi/>
              <w:spacing w:before="360" w:beforeAutospacing="0" w:line="480" w:lineRule="auto"/>
              <w:rPr>
                <w:lang w:bidi="ar-EG"/>
              </w:rPr>
            </w:pPr>
          </w:p>
        </w:tc>
      </w:tr>
      <w:tr w:rsidR="00C0478A" w:rsidRPr="00C0478A" w14:paraId="04992E94" w14:textId="77777777" w:rsidTr="00C0478A">
        <w:tc>
          <w:tcPr>
            <w:tcW w:w="4950" w:type="dxa"/>
          </w:tcPr>
          <w:p w14:paraId="75307304" w14:textId="77777777" w:rsidR="00D871F3" w:rsidRPr="008060ED" w:rsidRDefault="00D871F3" w:rsidP="008060ED">
            <w:pPr>
              <w:spacing w:before="360" w:after="240" w:line="480" w:lineRule="auto"/>
              <w:rPr>
                <w:rFonts w:ascii="Times New Roman" w:hAnsi="Times New Roman" w:cs="Times New Roman"/>
                <w:sz w:val="24"/>
                <w:szCs w:val="24"/>
              </w:rPr>
            </w:pPr>
          </w:p>
        </w:tc>
        <w:tc>
          <w:tcPr>
            <w:tcW w:w="4860" w:type="dxa"/>
          </w:tcPr>
          <w:p w14:paraId="5EB94501" w14:textId="77777777" w:rsidR="00D871F3" w:rsidRPr="008060ED" w:rsidRDefault="00D871F3" w:rsidP="008060ED">
            <w:pPr>
              <w:pStyle w:val="NormalWeb"/>
              <w:bidi/>
              <w:spacing w:before="360" w:beforeAutospacing="0" w:line="480" w:lineRule="auto"/>
              <w:rPr>
                <w:rtl/>
              </w:rPr>
            </w:pPr>
          </w:p>
        </w:tc>
      </w:tr>
      <w:tr w:rsidR="00C0478A" w:rsidRPr="00C0478A" w14:paraId="5F8217DE" w14:textId="77777777" w:rsidTr="00C0478A">
        <w:tc>
          <w:tcPr>
            <w:tcW w:w="4950" w:type="dxa"/>
          </w:tcPr>
          <w:p w14:paraId="5C9D695F" w14:textId="6EBBE392" w:rsidR="00174051" w:rsidRPr="008060ED" w:rsidRDefault="002E44EB" w:rsidP="008060ED">
            <w:pPr>
              <w:spacing w:before="360" w:after="240" w:line="480" w:lineRule="auto"/>
              <w:rPr>
                <w:rFonts w:ascii="Times New Roman" w:hAnsi="Times New Roman" w:cs="Times New Roman"/>
                <w:sz w:val="24"/>
                <w:szCs w:val="24"/>
              </w:rPr>
            </w:pPr>
            <w:r>
              <w:rPr>
                <w:rFonts w:ascii="Times New Roman" w:hAnsi="Times New Roman" w:cs="Times New Roman"/>
                <w:sz w:val="24"/>
                <w:szCs w:val="24"/>
              </w:rPr>
              <w:t>“</w:t>
            </w:r>
            <w:r w:rsidR="00174051" w:rsidRPr="008060ED">
              <w:rPr>
                <w:rFonts w:ascii="Times New Roman" w:hAnsi="Times New Roman" w:cs="Times New Roman"/>
                <w:sz w:val="24"/>
                <w:szCs w:val="24"/>
              </w:rPr>
              <w:t>We’re building a library of original stories in many languages, and fantastic illustrations are key. Working with students brings new ideas and perspectives, and we’re always excited to see what emerging illustrators can do.</w:t>
            </w:r>
            <w:r>
              <w:rPr>
                <w:rFonts w:ascii="Times New Roman" w:hAnsi="Times New Roman" w:cs="Times New Roman"/>
                <w:sz w:val="24"/>
                <w:szCs w:val="24"/>
              </w:rPr>
              <w:t>”</w:t>
            </w:r>
          </w:p>
        </w:tc>
        <w:tc>
          <w:tcPr>
            <w:tcW w:w="4860" w:type="dxa"/>
          </w:tcPr>
          <w:p w14:paraId="7F61A19E" w14:textId="737151F6" w:rsidR="001233C6" w:rsidRPr="008060ED" w:rsidRDefault="004A0ECE" w:rsidP="008060ED">
            <w:pPr>
              <w:pStyle w:val="NormalWeb"/>
              <w:bidi/>
              <w:spacing w:before="360" w:beforeAutospacing="0" w:line="480" w:lineRule="auto"/>
            </w:pPr>
            <w:r w:rsidRPr="008060ED">
              <w:rPr>
                <w:rtl/>
              </w:rPr>
              <w:t>«</w:t>
            </w:r>
            <w:r w:rsidR="008F5214">
              <w:rPr>
                <w:rFonts w:hint="cs"/>
                <w:rtl/>
              </w:rPr>
              <w:t>نطمح إلى</w:t>
            </w:r>
            <w:r w:rsidR="008F5214" w:rsidRPr="008F5214">
              <w:rPr>
                <w:rtl/>
              </w:rPr>
              <w:t xml:space="preserve"> بناء مكتبة عالمية غنية </w:t>
            </w:r>
            <w:r w:rsidR="008F5214">
              <w:rPr>
                <w:rFonts w:hint="cs"/>
                <w:rtl/>
              </w:rPr>
              <w:t>بالمؤلفات</w:t>
            </w:r>
            <w:r w:rsidR="008F5214" w:rsidRPr="008F5214">
              <w:rPr>
                <w:rtl/>
              </w:rPr>
              <w:t xml:space="preserve"> الأصلية بلغات متعددة، وتظل الرسوم المتميزة هي الركيزة الأساسية لهذا الطموح. إن التعاون مع المواهب الشابة يضخ دماءً جديدة وأفكار</w:t>
            </w:r>
            <w:ins w:id="37" w:author="staff" w:date="2026-04-28T16:32:00Z">
              <w:r w:rsidR="008060ED">
                <w:rPr>
                  <w:rFonts w:hint="cs"/>
                  <w:rtl/>
                </w:rPr>
                <w:t>ً</w:t>
              </w:r>
            </w:ins>
            <w:r w:rsidR="008F5214" w:rsidRPr="008F5214">
              <w:rPr>
                <w:rtl/>
              </w:rPr>
              <w:t>ا</w:t>
            </w:r>
            <w:del w:id="38" w:author="staff" w:date="2026-04-28T16:32:00Z">
              <w:r w:rsidR="008F5214" w:rsidRPr="008F5214" w:rsidDel="008060ED">
                <w:rPr>
                  <w:rtl/>
                </w:rPr>
                <w:delText>ً</w:delText>
              </w:r>
            </w:del>
            <w:r w:rsidR="008F5214" w:rsidRPr="008F5214">
              <w:rPr>
                <w:rtl/>
              </w:rPr>
              <w:t xml:space="preserve"> مبتكرة في مشروعنا، ونحن متحمسون للغاية لرؤية ما ستبدعه ريشة هؤلاء الفنانين الصاعدين</w:t>
            </w:r>
            <w:r w:rsidR="004F011C" w:rsidRPr="008060ED">
              <w:rPr>
                <w:rtl/>
              </w:rPr>
              <w:t>.»</w:t>
            </w:r>
          </w:p>
        </w:tc>
      </w:tr>
      <w:tr w:rsidR="00C0478A" w:rsidRPr="00C0478A" w14:paraId="1679788C" w14:textId="77777777" w:rsidTr="00C0478A">
        <w:tc>
          <w:tcPr>
            <w:tcW w:w="4950" w:type="dxa"/>
          </w:tcPr>
          <w:p w14:paraId="57A04E28" w14:textId="77777777" w:rsidR="00867ED3" w:rsidRPr="008060ED" w:rsidRDefault="00867ED3" w:rsidP="008060ED">
            <w:pPr>
              <w:spacing w:before="360" w:after="240" w:line="480" w:lineRule="auto"/>
              <w:rPr>
                <w:rFonts w:ascii="Times New Roman" w:hAnsi="Times New Roman" w:cs="Times New Roman"/>
                <w:sz w:val="24"/>
                <w:szCs w:val="24"/>
                <w:rtl/>
              </w:rPr>
            </w:pPr>
          </w:p>
        </w:tc>
        <w:tc>
          <w:tcPr>
            <w:tcW w:w="4860" w:type="dxa"/>
          </w:tcPr>
          <w:p w14:paraId="3BE3351D" w14:textId="77777777" w:rsidR="00867ED3" w:rsidRPr="008060ED" w:rsidRDefault="00867ED3" w:rsidP="008060ED">
            <w:pPr>
              <w:pStyle w:val="NormalWeb"/>
              <w:bidi/>
              <w:spacing w:before="360" w:beforeAutospacing="0" w:line="480" w:lineRule="auto"/>
              <w:rPr>
                <w:rtl/>
              </w:rPr>
            </w:pPr>
          </w:p>
        </w:tc>
      </w:tr>
      <w:tr w:rsidR="00C0478A" w:rsidRPr="00C0478A" w14:paraId="13370A62" w14:textId="77777777" w:rsidTr="00C0478A">
        <w:tc>
          <w:tcPr>
            <w:tcW w:w="4950" w:type="dxa"/>
          </w:tcPr>
          <w:p w14:paraId="1CDA8807" w14:textId="694C6A7A" w:rsidR="00174051" w:rsidRPr="008060ED" w:rsidRDefault="007A3ED6" w:rsidP="008060ED">
            <w:pPr>
              <w:spacing w:before="360" w:after="240" w:line="48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174051" w:rsidRPr="008060ED">
              <w:rPr>
                <w:rFonts w:ascii="Times New Roman" w:hAnsi="Times New Roman" w:cs="Times New Roman"/>
                <w:b/>
                <w:bCs/>
                <w:sz w:val="24"/>
                <w:szCs w:val="24"/>
              </w:rPr>
              <w:t xml:space="preserve">Dr. Ahmed Hindawi, Co-founder of the </w:t>
            </w:r>
            <w:r w:rsidR="00AE6A36" w:rsidRPr="008060ED">
              <w:rPr>
                <w:rFonts w:ascii="Times New Roman" w:hAnsi="Times New Roman" w:cs="Times New Roman"/>
                <w:b/>
                <w:bCs/>
                <w:sz w:val="24"/>
                <w:szCs w:val="24"/>
              </w:rPr>
              <w:t>Hindawi Foundation</w:t>
            </w:r>
          </w:p>
        </w:tc>
        <w:tc>
          <w:tcPr>
            <w:tcW w:w="4860" w:type="dxa"/>
          </w:tcPr>
          <w:p w14:paraId="6FAE77CE" w14:textId="7FD752F2" w:rsidR="00174051" w:rsidRPr="008060ED" w:rsidRDefault="006B1FB4" w:rsidP="008060ED">
            <w:pPr>
              <w:pStyle w:val="NormalWeb"/>
              <w:bidi/>
              <w:spacing w:before="360" w:beforeAutospacing="0" w:line="480" w:lineRule="auto"/>
              <w:rPr>
                <w:b/>
                <w:bCs/>
              </w:rPr>
            </w:pPr>
            <w:del w:id="39" w:author="staff" w:date="2026-04-29T16:13:00Z">
              <w:r w:rsidRPr="008060ED" w:rsidDel="009D16D7">
                <w:rPr>
                  <w:b/>
                  <w:bCs/>
                </w:rPr>
                <w:delText>—</w:delText>
              </w:r>
              <w:r w:rsidRPr="008060ED" w:rsidDel="009D16D7">
                <w:rPr>
                  <w:b/>
                  <w:bCs/>
                  <w:rtl/>
                </w:rPr>
                <w:delText xml:space="preserve"> </w:delText>
              </w:r>
            </w:del>
            <w:r w:rsidR="006D1CE2" w:rsidRPr="008060ED">
              <w:rPr>
                <w:b/>
                <w:bCs/>
                <w:rtl/>
              </w:rPr>
              <w:t>الدكتور</w:t>
            </w:r>
            <w:r w:rsidR="00C30F25" w:rsidRPr="008060ED">
              <w:rPr>
                <w:b/>
                <w:bCs/>
                <w:rtl/>
              </w:rPr>
              <w:t xml:space="preserve"> أحمد هنداوي، </w:t>
            </w:r>
            <w:r w:rsidRPr="008060ED">
              <w:rPr>
                <w:b/>
                <w:bCs/>
                <w:rtl/>
              </w:rPr>
              <w:t xml:space="preserve">الشريك </w:t>
            </w:r>
            <w:r w:rsidR="00C30F25" w:rsidRPr="008060ED">
              <w:rPr>
                <w:b/>
                <w:bCs/>
                <w:rtl/>
              </w:rPr>
              <w:t xml:space="preserve">المؤسس </w:t>
            </w:r>
            <w:del w:id="40" w:author="staff" w:date="2026-04-28T16:46:00Z">
              <w:r w:rsidR="00C30F25" w:rsidRPr="008060ED" w:rsidDel="007D2B11">
                <w:rPr>
                  <w:b/>
                  <w:bCs/>
                  <w:rtl/>
                </w:rPr>
                <w:delText>ل</w:delText>
              </w:r>
            </w:del>
            <w:del w:id="41" w:author="staff" w:date="2026-04-28T17:15:00Z">
              <w:r w:rsidR="005475B0" w:rsidRPr="008060ED" w:rsidDel="007434E0">
                <w:rPr>
                  <w:b/>
                  <w:bCs/>
                  <w:rtl/>
                </w:rPr>
                <w:delText>م</w:delText>
              </w:r>
            </w:del>
            <w:ins w:id="42" w:author="staff" w:date="2026-04-29T16:12:00Z">
              <w:r w:rsidR="009D16D7">
                <w:rPr>
                  <w:rFonts w:hint="cs"/>
                  <w:b/>
                  <w:bCs/>
                  <w:rtl/>
                </w:rPr>
                <w:t>ل</w:t>
              </w:r>
            </w:ins>
            <w:ins w:id="43" w:author="staff" w:date="2026-04-28T17:15:00Z">
              <w:r w:rsidR="007434E0">
                <w:rPr>
                  <w:rFonts w:hint="cs"/>
                  <w:b/>
                  <w:bCs/>
                  <w:rtl/>
                </w:rPr>
                <w:t>م</w:t>
              </w:r>
            </w:ins>
            <w:r w:rsidR="005475B0" w:rsidRPr="008060ED">
              <w:rPr>
                <w:b/>
                <w:bCs/>
                <w:rtl/>
              </w:rPr>
              <w:t>ؤسسة هنداوي</w:t>
            </w:r>
          </w:p>
        </w:tc>
      </w:tr>
      <w:tr w:rsidR="00C0478A" w:rsidRPr="00C0478A" w14:paraId="2AA55BC5" w14:textId="77777777" w:rsidTr="00C0478A">
        <w:tc>
          <w:tcPr>
            <w:tcW w:w="4950" w:type="dxa"/>
          </w:tcPr>
          <w:p w14:paraId="04205E46" w14:textId="77777777" w:rsidR="0040257D" w:rsidRPr="008060ED" w:rsidRDefault="0040257D" w:rsidP="008060ED">
            <w:pPr>
              <w:spacing w:before="360" w:after="240" w:line="480" w:lineRule="auto"/>
              <w:rPr>
                <w:rFonts w:ascii="Times New Roman" w:hAnsi="Times New Roman" w:cs="Times New Roman"/>
                <w:b/>
                <w:bCs/>
                <w:sz w:val="24"/>
                <w:szCs w:val="24"/>
              </w:rPr>
            </w:pPr>
          </w:p>
        </w:tc>
        <w:tc>
          <w:tcPr>
            <w:tcW w:w="4860" w:type="dxa"/>
          </w:tcPr>
          <w:p w14:paraId="68CD64EA" w14:textId="77777777" w:rsidR="0040257D" w:rsidRPr="008060ED" w:rsidRDefault="0040257D" w:rsidP="008060ED">
            <w:pPr>
              <w:pStyle w:val="NormalWeb"/>
              <w:bidi/>
              <w:spacing w:before="360" w:beforeAutospacing="0" w:line="480" w:lineRule="auto"/>
              <w:rPr>
                <w:b/>
                <w:bCs/>
                <w:highlight w:val="cyan"/>
              </w:rPr>
            </w:pPr>
          </w:p>
        </w:tc>
      </w:tr>
      <w:tr w:rsidR="00C0478A" w:rsidRPr="00C0478A" w14:paraId="776C52CF" w14:textId="77777777" w:rsidTr="00C0478A">
        <w:tc>
          <w:tcPr>
            <w:tcW w:w="4950" w:type="dxa"/>
          </w:tcPr>
          <w:p w14:paraId="4195FE7C" w14:textId="44084F8A" w:rsidR="00174051" w:rsidRPr="008060ED" w:rsidRDefault="0005064C" w:rsidP="008060ED">
            <w:pPr>
              <w:spacing w:before="360" w:after="240" w:line="480" w:lineRule="auto"/>
              <w:rPr>
                <w:rFonts w:ascii="Times New Roman" w:hAnsi="Times New Roman" w:cs="Times New Roman"/>
                <w:sz w:val="24"/>
                <w:szCs w:val="24"/>
              </w:rPr>
            </w:pPr>
            <w:r w:rsidRPr="008060ED">
              <w:rPr>
                <w:rFonts w:ascii="Times New Roman" w:hAnsi="Times New Roman" w:cs="Times New Roman"/>
                <w:sz w:val="24"/>
                <w:szCs w:val="24"/>
              </w:rPr>
              <w:t>Students begin by selecting a manuscript and bringing it to life with their own character designs and sample illustrations. Guided by Booktime</w:t>
            </w:r>
            <w:r w:rsidR="00AE6A36">
              <w:rPr>
                <w:rFonts w:ascii="Times New Roman" w:hAnsi="Times New Roman" w:cs="Times New Roman"/>
                <w:sz w:val="24"/>
                <w:szCs w:val="24"/>
              </w:rPr>
              <w:t>’</w:t>
            </w:r>
            <w:r w:rsidRPr="008060ED">
              <w:rPr>
                <w:rFonts w:ascii="Times New Roman" w:hAnsi="Times New Roman" w:cs="Times New Roman"/>
                <w:sz w:val="24"/>
                <w:szCs w:val="24"/>
              </w:rPr>
              <w:t>s editorial team, they then create a set of black-and-white and color artworks, which are assessed for both artistic quality and narrative impact.</w:t>
            </w:r>
          </w:p>
        </w:tc>
        <w:tc>
          <w:tcPr>
            <w:tcW w:w="4860" w:type="dxa"/>
          </w:tcPr>
          <w:p w14:paraId="7A660FCF" w14:textId="2DAAF21F" w:rsidR="00483BCB" w:rsidRPr="00483BCB" w:rsidRDefault="00483BCB" w:rsidP="00483BCB">
            <w:pPr>
              <w:pStyle w:val="NormalWeb"/>
              <w:bidi/>
              <w:spacing w:before="360" w:beforeAutospacing="0" w:line="480" w:lineRule="auto"/>
            </w:pPr>
            <w:r w:rsidRPr="00483BCB">
              <w:rPr>
                <w:rtl/>
              </w:rPr>
              <w:t>تبدأ رحلة الطلاب باختيار النصوص وبث الحياة فيها</w:t>
            </w:r>
            <w:ins w:id="44" w:author="staff" w:date="2026-04-28T16:32:00Z">
              <w:r w:rsidR="008060ED">
                <w:rPr>
                  <w:rFonts w:hint="cs"/>
                  <w:rtl/>
                </w:rPr>
                <w:t>،</w:t>
              </w:r>
            </w:ins>
            <w:r w:rsidRPr="00483BCB">
              <w:rPr>
                <w:rtl/>
              </w:rPr>
              <w:t xml:space="preserve"> من خلال تصميم الشخصيات ووضع النماذج الأولية. وتحت إشراف الفريق التحريري في «بوك تايم»، يبتكر الطلاب لوحات فنية </w:t>
            </w:r>
            <w:del w:id="45" w:author="staff" w:date="2026-04-28T17:16:00Z">
              <w:r w:rsidRPr="00483BCB" w:rsidDel="007434E0">
                <w:rPr>
                  <w:rtl/>
                </w:rPr>
                <w:delText>(</w:delText>
              </w:r>
            </w:del>
            <w:r w:rsidRPr="00483BCB">
              <w:rPr>
                <w:rtl/>
              </w:rPr>
              <w:t>بالأبيض والأسود وبالألوان</w:t>
            </w:r>
            <w:del w:id="46" w:author="staff" w:date="2026-04-28T17:16:00Z">
              <w:r w:rsidRPr="00483BCB" w:rsidDel="007434E0">
                <w:rPr>
                  <w:rtl/>
                </w:rPr>
                <w:delText>)</w:delText>
              </w:r>
            </w:del>
            <w:r w:rsidRPr="00483BCB">
              <w:rPr>
                <w:rtl/>
              </w:rPr>
              <w:t>، تخضع لتقييم دقيق يركز على الجودة الفنية ومدى قدرتها على إثراء النص الدرامي</w:t>
            </w:r>
            <w:r w:rsidRPr="00483BCB">
              <w:t>.</w:t>
            </w:r>
          </w:p>
          <w:p w14:paraId="3BDBB99B" w14:textId="37B7F3F6" w:rsidR="004C643D" w:rsidRPr="008060ED" w:rsidRDefault="004C643D" w:rsidP="008060ED">
            <w:pPr>
              <w:pStyle w:val="NormalWeb"/>
              <w:bidi/>
              <w:spacing w:before="360" w:beforeAutospacing="0" w:line="480" w:lineRule="auto"/>
            </w:pPr>
          </w:p>
        </w:tc>
      </w:tr>
      <w:tr w:rsidR="00C0478A" w:rsidRPr="00C0478A" w14:paraId="2B7ADA93" w14:textId="77777777" w:rsidTr="00C0478A">
        <w:tc>
          <w:tcPr>
            <w:tcW w:w="4950" w:type="dxa"/>
          </w:tcPr>
          <w:p w14:paraId="43140D07" w14:textId="77777777" w:rsidR="0040257D" w:rsidRPr="008060ED" w:rsidRDefault="0040257D" w:rsidP="008060ED">
            <w:pPr>
              <w:spacing w:before="360" w:after="240" w:line="480" w:lineRule="auto"/>
              <w:rPr>
                <w:rFonts w:ascii="Times New Roman" w:hAnsi="Times New Roman" w:cs="Times New Roman"/>
                <w:sz w:val="24"/>
                <w:szCs w:val="24"/>
              </w:rPr>
            </w:pPr>
          </w:p>
        </w:tc>
        <w:tc>
          <w:tcPr>
            <w:tcW w:w="4860" w:type="dxa"/>
          </w:tcPr>
          <w:p w14:paraId="7344A500" w14:textId="77777777" w:rsidR="0040257D" w:rsidRPr="008060ED" w:rsidRDefault="0040257D" w:rsidP="008060ED">
            <w:pPr>
              <w:pStyle w:val="NormalWeb"/>
              <w:bidi/>
              <w:spacing w:before="360" w:beforeAutospacing="0" w:line="480" w:lineRule="auto"/>
              <w:rPr>
                <w:rtl/>
              </w:rPr>
            </w:pPr>
          </w:p>
        </w:tc>
      </w:tr>
      <w:tr w:rsidR="00C0478A" w:rsidRPr="00C0478A" w14:paraId="73087B24" w14:textId="77777777" w:rsidTr="00C0478A">
        <w:tc>
          <w:tcPr>
            <w:tcW w:w="4950" w:type="dxa"/>
          </w:tcPr>
          <w:p w14:paraId="11B1D7CC" w14:textId="7DEB03AB" w:rsidR="00174051" w:rsidRPr="008060ED" w:rsidRDefault="00751DF7" w:rsidP="008060ED">
            <w:pPr>
              <w:spacing w:before="360" w:after="240" w:line="480" w:lineRule="auto"/>
              <w:rPr>
                <w:rFonts w:ascii="Times New Roman" w:hAnsi="Times New Roman" w:cs="Times New Roman"/>
                <w:sz w:val="24"/>
                <w:szCs w:val="24"/>
              </w:rPr>
            </w:pPr>
            <w:r w:rsidRPr="008060ED">
              <w:rPr>
                <w:rFonts w:ascii="Times New Roman" w:hAnsi="Times New Roman" w:cs="Times New Roman"/>
                <w:sz w:val="24"/>
                <w:szCs w:val="24"/>
              </w:rPr>
              <w:t>Creators whose work stands out may be officially commissioned to complete the illustrations, with their finished book published as part of Booktime’s expanding digital library.</w:t>
            </w:r>
          </w:p>
        </w:tc>
        <w:tc>
          <w:tcPr>
            <w:tcW w:w="4860" w:type="dxa"/>
          </w:tcPr>
          <w:p w14:paraId="78944AB2" w14:textId="134745CE" w:rsidR="00483BCB" w:rsidRPr="00483BCB" w:rsidRDefault="00483BCB" w:rsidP="00483BCB">
            <w:pPr>
              <w:pStyle w:val="NormalWeb"/>
              <w:bidi/>
              <w:spacing w:before="360" w:beforeAutospacing="0" w:line="480" w:lineRule="auto"/>
            </w:pPr>
            <w:r>
              <w:rPr>
                <w:rFonts w:hint="cs"/>
                <w:rtl/>
              </w:rPr>
              <w:t>ويحصل أصحاب الأعمال المميزة من الطلاب المشاركين</w:t>
            </w:r>
            <w:r w:rsidRPr="00483BCB">
              <w:rPr>
                <w:rtl/>
              </w:rPr>
              <w:t>، على تكليف رسمي لاستكمال رسوم الكتاب، ليُتو</w:t>
            </w:r>
            <w:ins w:id="47" w:author="staff" w:date="2026-04-28T16:33:00Z">
              <w:r w:rsidR="008060ED">
                <w:rPr>
                  <w:rFonts w:hint="cs"/>
                  <w:rtl/>
                </w:rPr>
                <w:t>َّ</w:t>
              </w:r>
            </w:ins>
            <w:r w:rsidRPr="00483BCB">
              <w:rPr>
                <w:rtl/>
              </w:rPr>
              <w:t>ج جهدهم بإدراج أعمالهم ضمن مكتبة «بوك تايم» الرقمية الآخذة في التوسع</w:t>
            </w:r>
            <w:r w:rsidRPr="00483BCB">
              <w:t>.</w:t>
            </w:r>
          </w:p>
          <w:p w14:paraId="5D71D515" w14:textId="15B72E55" w:rsidR="00174051" w:rsidRPr="008060ED" w:rsidRDefault="00174051" w:rsidP="008060ED">
            <w:pPr>
              <w:pStyle w:val="NormalWeb"/>
              <w:bidi/>
              <w:spacing w:before="360" w:beforeAutospacing="0" w:line="480" w:lineRule="auto"/>
            </w:pPr>
          </w:p>
        </w:tc>
      </w:tr>
      <w:tr w:rsidR="00C0478A" w:rsidRPr="00C0478A" w14:paraId="633712AA" w14:textId="77777777" w:rsidTr="00C0478A">
        <w:tc>
          <w:tcPr>
            <w:tcW w:w="4950" w:type="dxa"/>
          </w:tcPr>
          <w:p w14:paraId="4206235C" w14:textId="77777777" w:rsidR="001943C7" w:rsidRPr="008060ED" w:rsidRDefault="001943C7" w:rsidP="008060ED">
            <w:pPr>
              <w:spacing w:before="360" w:after="240" w:line="480" w:lineRule="auto"/>
              <w:rPr>
                <w:rFonts w:ascii="Times New Roman" w:hAnsi="Times New Roman" w:cs="Times New Roman"/>
                <w:sz w:val="24"/>
                <w:szCs w:val="24"/>
              </w:rPr>
            </w:pPr>
          </w:p>
        </w:tc>
        <w:tc>
          <w:tcPr>
            <w:tcW w:w="4860" w:type="dxa"/>
          </w:tcPr>
          <w:p w14:paraId="00875791" w14:textId="77777777" w:rsidR="001943C7" w:rsidRPr="008060ED" w:rsidRDefault="001943C7" w:rsidP="008060ED">
            <w:pPr>
              <w:pStyle w:val="NormalWeb"/>
              <w:bidi/>
              <w:spacing w:before="360" w:beforeAutospacing="0" w:line="480" w:lineRule="auto"/>
              <w:rPr>
                <w:rtl/>
              </w:rPr>
            </w:pPr>
          </w:p>
        </w:tc>
      </w:tr>
      <w:tr w:rsidR="00C0478A" w:rsidRPr="00C0478A" w14:paraId="18304270" w14:textId="77777777" w:rsidTr="00C0478A">
        <w:tc>
          <w:tcPr>
            <w:tcW w:w="4950" w:type="dxa"/>
          </w:tcPr>
          <w:p w14:paraId="2769163B" w14:textId="77777777" w:rsidR="00174051" w:rsidRPr="008060ED" w:rsidRDefault="00174051" w:rsidP="008060ED">
            <w:pPr>
              <w:spacing w:before="360" w:line="480" w:lineRule="auto"/>
              <w:rPr>
                <w:rFonts w:ascii="Times New Roman" w:hAnsi="Times New Roman" w:cs="Times New Roman"/>
                <w:sz w:val="24"/>
                <w:szCs w:val="24"/>
              </w:rPr>
            </w:pPr>
            <w:r w:rsidRPr="008060ED">
              <w:rPr>
                <w:rFonts w:ascii="Times New Roman" w:hAnsi="Times New Roman" w:cs="Times New Roman"/>
                <w:noProof/>
                <w:sz w:val="24"/>
                <w:szCs w:val="24"/>
                <w:lang w:val="en-US"/>
              </w:rPr>
              <w:drawing>
                <wp:inline distT="114300" distB="114300" distL="114300" distR="114300" wp14:anchorId="30957FC5" wp14:editId="72537FB5">
                  <wp:extent cx="2421890" cy="286195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426129" cy="2866963"/>
                          </a:xfrm>
                          <a:prstGeom prst="rect">
                            <a:avLst/>
                          </a:prstGeom>
                          <a:ln/>
                        </pic:spPr>
                      </pic:pic>
                    </a:graphicData>
                  </a:graphic>
                </wp:inline>
              </w:drawing>
            </w:r>
          </w:p>
        </w:tc>
        <w:tc>
          <w:tcPr>
            <w:tcW w:w="4860" w:type="dxa"/>
          </w:tcPr>
          <w:p w14:paraId="05869C8B" w14:textId="77777777" w:rsidR="00174051" w:rsidRPr="008060ED" w:rsidRDefault="00C30F25" w:rsidP="008060ED">
            <w:pPr>
              <w:bidi/>
              <w:spacing w:before="360" w:line="480" w:lineRule="auto"/>
              <w:rPr>
                <w:rFonts w:ascii="Times New Roman" w:hAnsi="Times New Roman" w:cs="Times New Roman"/>
                <w:noProof/>
                <w:sz w:val="24"/>
                <w:szCs w:val="24"/>
              </w:rPr>
            </w:pPr>
            <w:r w:rsidRPr="008060ED">
              <w:rPr>
                <w:rFonts w:ascii="Times New Roman" w:hAnsi="Times New Roman" w:cs="Times New Roman"/>
                <w:noProof/>
                <w:sz w:val="24"/>
                <w:szCs w:val="24"/>
                <w:lang w:val="en-US"/>
              </w:rPr>
              <w:drawing>
                <wp:inline distT="114300" distB="114300" distL="114300" distR="114300" wp14:anchorId="0857261D" wp14:editId="125DD49F">
                  <wp:extent cx="2421890" cy="2897580"/>
                  <wp:effectExtent l="0" t="0" r="0" b="635"/>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421890" cy="2897580"/>
                          </a:xfrm>
                          <a:prstGeom prst="rect">
                            <a:avLst/>
                          </a:prstGeom>
                          <a:ln/>
                        </pic:spPr>
                      </pic:pic>
                    </a:graphicData>
                  </a:graphic>
                </wp:inline>
              </w:drawing>
            </w:r>
          </w:p>
        </w:tc>
      </w:tr>
      <w:tr w:rsidR="00C0478A" w:rsidRPr="00C0478A" w14:paraId="24E13241" w14:textId="77777777" w:rsidTr="00C0478A">
        <w:tc>
          <w:tcPr>
            <w:tcW w:w="4950" w:type="dxa"/>
          </w:tcPr>
          <w:p w14:paraId="491F7753" w14:textId="77777777" w:rsidR="001943C7" w:rsidRPr="008060ED" w:rsidRDefault="001943C7" w:rsidP="008060ED">
            <w:pPr>
              <w:spacing w:before="360" w:line="480" w:lineRule="auto"/>
              <w:rPr>
                <w:rFonts w:ascii="Times New Roman" w:hAnsi="Times New Roman" w:cs="Times New Roman"/>
                <w:noProof/>
                <w:sz w:val="24"/>
                <w:szCs w:val="24"/>
              </w:rPr>
            </w:pPr>
          </w:p>
        </w:tc>
        <w:tc>
          <w:tcPr>
            <w:tcW w:w="4860" w:type="dxa"/>
          </w:tcPr>
          <w:p w14:paraId="573199AC" w14:textId="77777777" w:rsidR="001943C7" w:rsidRPr="008060ED" w:rsidRDefault="001943C7" w:rsidP="008060ED">
            <w:pPr>
              <w:bidi/>
              <w:spacing w:before="360" w:line="480" w:lineRule="auto"/>
              <w:rPr>
                <w:rFonts w:ascii="Times New Roman" w:hAnsi="Times New Roman" w:cs="Times New Roman"/>
                <w:noProof/>
                <w:sz w:val="24"/>
                <w:szCs w:val="24"/>
              </w:rPr>
            </w:pPr>
          </w:p>
        </w:tc>
      </w:tr>
      <w:tr w:rsidR="00C0478A" w:rsidRPr="00C0478A" w14:paraId="66CFCB00" w14:textId="77777777" w:rsidTr="00C0478A">
        <w:tc>
          <w:tcPr>
            <w:tcW w:w="4950" w:type="dxa"/>
          </w:tcPr>
          <w:p w14:paraId="0E71702C" w14:textId="2F791F17" w:rsidR="00174051" w:rsidRPr="008060ED" w:rsidRDefault="00174051" w:rsidP="008060ED">
            <w:pPr>
              <w:spacing w:before="360" w:line="480" w:lineRule="auto"/>
              <w:rPr>
                <w:rFonts w:ascii="Times New Roman" w:hAnsi="Times New Roman" w:cs="Times New Roman"/>
                <w:sz w:val="24"/>
                <w:szCs w:val="24"/>
              </w:rPr>
            </w:pPr>
            <w:r w:rsidRPr="008060ED">
              <w:rPr>
                <w:rFonts w:ascii="Times New Roman" w:hAnsi="Times New Roman" w:cs="Times New Roman"/>
                <w:sz w:val="24"/>
                <w:szCs w:val="24"/>
              </w:rPr>
              <w:t xml:space="preserve">An illustration </w:t>
            </w:r>
            <w:r w:rsidR="007A6141">
              <w:rPr>
                <w:rFonts w:ascii="Times New Roman" w:hAnsi="Times New Roman" w:cs="Times New Roman"/>
                <w:sz w:val="24"/>
                <w:szCs w:val="24"/>
              </w:rPr>
              <w:t>by</w:t>
            </w:r>
            <w:r w:rsidR="007A6141" w:rsidRPr="008060ED">
              <w:rPr>
                <w:rFonts w:ascii="Times New Roman" w:hAnsi="Times New Roman" w:cs="Times New Roman"/>
                <w:sz w:val="24"/>
                <w:szCs w:val="24"/>
              </w:rPr>
              <w:t xml:space="preserve"> </w:t>
            </w:r>
            <w:r w:rsidRPr="008060ED">
              <w:rPr>
                <w:rFonts w:ascii="Times New Roman" w:hAnsi="Times New Roman" w:cs="Times New Roman"/>
                <w:sz w:val="24"/>
                <w:szCs w:val="24"/>
              </w:rPr>
              <w:t>second-year student Maryam Kalam.</w:t>
            </w:r>
          </w:p>
        </w:tc>
        <w:tc>
          <w:tcPr>
            <w:tcW w:w="4860" w:type="dxa"/>
          </w:tcPr>
          <w:p w14:paraId="2A3FA5FE" w14:textId="06C9F154" w:rsidR="00174051" w:rsidRPr="008060ED" w:rsidRDefault="00483BCB" w:rsidP="008060ED">
            <w:pPr>
              <w:pStyle w:val="NormalWeb"/>
              <w:bidi/>
              <w:spacing w:before="360" w:beforeAutospacing="0" w:line="480" w:lineRule="auto"/>
            </w:pPr>
            <w:r>
              <w:rPr>
                <w:rFonts w:hint="cs"/>
                <w:rtl/>
              </w:rPr>
              <w:t>رسم</w:t>
            </w:r>
            <w:r w:rsidR="001233C6" w:rsidRPr="008060ED">
              <w:rPr>
                <w:rtl/>
              </w:rPr>
              <w:t xml:space="preserve"> </w:t>
            </w:r>
            <w:r w:rsidR="000A241D" w:rsidRPr="008060ED">
              <w:rPr>
                <w:rtl/>
              </w:rPr>
              <w:t xml:space="preserve">«مريم كلام»، </w:t>
            </w:r>
            <w:r w:rsidR="00B83F8F" w:rsidRPr="008060ED">
              <w:rPr>
                <w:rtl/>
              </w:rPr>
              <w:t xml:space="preserve">طالبة </w:t>
            </w:r>
            <w:r w:rsidR="000A241D" w:rsidRPr="008060ED">
              <w:rPr>
                <w:rtl/>
              </w:rPr>
              <w:t>بالسنة الثانية</w:t>
            </w:r>
            <w:r w:rsidR="000A241D" w:rsidRPr="008060ED">
              <w:t>.</w:t>
            </w:r>
          </w:p>
        </w:tc>
      </w:tr>
      <w:tr w:rsidR="00C0478A" w:rsidRPr="00C0478A" w14:paraId="37D1DF9A" w14:textId="77777777" w:rsidTr="00C0478A">
        <w:tc>
          <w:tcPr>
            <w:tcW w:w="4950" w:type="dxa"/>
          </w:tcPr>
          <w:p w14:paraId="60AB35B3" w14:textId="77777777" w:rsidR="00C4356A" w:rsidRPr="008060ED" w:rsidRDefault="00C4356A" w:rsidP="008060ED">
            <w:pPr>
              <w:spacing w:before="360" w:line="480" w:lineRule="auto"/>
              <w:rPr>
                <w:rFonts w:ascii="Times New Roman" w:hAnsi="Times New Roman" w:cs="Times New Roman"/>
                <w:sz w:val="24"/>
                <w:szCs w:val="24"/>
              </w:rPr>
            </w:pPr>
          </w:p>
        </w:tc>
        <w:tc>
          <w:tcPr>
            <w:tcW w:w="4860" w:type="dxa"/>
          </w:tcPr>
          <w:p w14:paraId="23380984" w14:textId="77777777" w:rsidR="00C4356A" w:rsidRPr="008060ED" w:rsidRDefault="00C4356A" w:rsidP="008060ED">
            <w:pPr>
              <w:pStyle w:val="NormalWeb"/>
              <w:bidi/>
              <w:spacing w:before="360" w:beforeAutospacing="0" w:line="480" w:lineRule="auto"/>
              <w:rPr>
                <w:rtl/>
              </w:rPr>
            </w:pPr>
          </w:p>
        </w:tc>
      </w:tr>
      <w:tr w:rsidR="00C0478A" w:rsidRPr="00C0478A" w14:paraId="3BA132B4" w14:textId="77777777" w:rsidTr="00C0478A">
        <w:tc>
          <w:tcPr>
            <w:tcW w:w="4950" w:type="dxa"/>
          </w:tcPr>
          <w:p w14:paraId="4CABB503" w14:textId="77777777" w:rsidR="00174051" w:rsidRPr="008060ED" w:rsidRDefault="00174051" w:rsidP="008060ED">
            <w:pPr>
              <w:pStyle w:val="Heading3"/>
              <w:keepNext w:val="0"/>
              <w:keepLines w:val="0"/>
              <w:spacing w:before="360" w:line="480" w:lineRule="auto"/>
              <w:outlineLvl w:val="2"/>
              <w:rPr>
                <w:rFonts w:ascii="Times New Roman" w:hAnsi="Times New Roman" w:cs="Times New Roman"/>
                <w:b/>
                <w:bCs/>
                <w:color w:val="000000"/>
                <w:sz w:val="24"/>
                <w:szCs w:val="24"/>
              </w:rPr>
            </w:pPr>
            <w:bookmarkStart w:id="48" w:name="_cnd80vgsfzt" w:colFirst="0" w:colLast="0"/>
            <w:bookmarkEnd w:id="48"/>
            <w:r w:rsidRPr="008060ED">
              <w:rPr>
                <w:rFonts w:ascii="Times New Roman" w:hAnsi="Times New Roman" w:cs="Times New Roman"/>
                <w:b/>
                <w:bCs/>
                <w:color w:val="000000"/>
                <w:sz w:val="24"/>
                <w:szCs w:val="24"/>
              </w:rPr>
              <w:t>Real-World Industry Experience</w:t>
            </w:r>
          </w:p>
        </w:tc>
        <w:tc>
          <w:tcPr>
            <w:tcW w:w="4860" w:type="dxa"/>
          </w:tcPr>
          <w:p w14:paraId="0883996A" w14:textId="76177E93" w:rsidR="001233C6" w:rsidRPr="008060ED" w:rsidRDefault="001B72CB" w:rsidP="008060ED">
            <w:pPr>
              <w:pStyle w:val="Heading3"/>
              <w:keepNext w:val="0"/>
              <w:keepLines w:val="0"/>
              <w:bidi/>
              <w:spacing w:before="360" w:line="480" w:lineRule="auto"/>
              <w:outlineLvl w:val="2"/>
              <w:rPr>
                <w:rFonts w:ascii="Times New Roman" w:hAnsi="Times New Roman" w:cs="Times New Roman"/>
                <w:b/>
                <w:bCs/>
                <w:sz w:val="24"/>
                <w:szCs w:val="24"/>
              </w:rPr>
            </w:pPr>
            <w:r w:rsidRPr="008060ED">
              <w:rPr>
                <w:rFonts w:ascii="Times New Roman" w:hAnsi="Times New Roman" w:cs="Times New Roman"/>
                <w:b/>
                <w:bCs/>
                <w:color w:val="auto"/>
                <w:sz w:val="24"/>
                <w:szCs w:val="24"/>
                <w:rtl/>
              </w:rPr>
              <w:t xml:space="preserve">خبرة </w:t>
            </w:r>
            <w:r w:rsidR="00CC175B" w:rsidRPr="008060ED">
              <w:rPr>
                <w:rFonts w:ascii="Times New Roman" w:hAnsi="Times New Roman" w:cs="Times New Roman" w:hint="eastAsia"/>
                <w:b/>
                <w:bCs/>
                <w:sz w:val="24"/>
                <w:szCs w:val="24"/>
                <w:rtl/>
              </w:rPr>
              <w:t>عملية</w:t>
            </w:r>
            <w:r w:rsidR="00CC175B" w:rsidRPr="008060ED">
              <w:rPr>
                <w:rFonts w:ascii="Times New Roman" w:hAnsi="Times New Roman" w:cs="Times New Roman"/>
                <w:b/>
                <w:bCs/>
                <w:sz w:val="24"/>
                <w:szCs w:val="24"/>
                <w:rtl/>
              </w:rPr>
              <w:t xml:space="preserve"> </w:t>
            </w:r>
            <w:r w:rsidR="00CC175B" w:rsidRPr="008060ED">
              <w:rPr>
                <w:rFonts w:ascii="Times New Roman" w:hAnsi="Times New Roman" w:cs="Times New Roman" w:hint="eastAsia"/>
                <w:b/>
                <w:bCs/>
                <w:color w:val="auto"/>
                <w:sz w:val="24"/>
                <w:szCs w:val="24"/>
                <w:rtl/>
              </w:rPr>
              <w:t>في</w:t>
            </w:r>
            <w:r w:rsidR="00CC175B" w:rsidRPr="008060ED">
              <w:rPr>
                <w:rFonts w:ascii="Times New Roman" w:hAnsi="Times New Roman" w:cs="Times New Roman"/>
                <w:b/>
                <w:bCs/>
                <w:color w:val="auto"/>
                <w:sz w:val="24"/>
                <w:szCs w:val="24"/>
                <w:rtl/>
              </w:rPr>
              <w:t xml:space="preserve"> </w:t>
            </w:r>
            <w:r w:rsidRPr="008060ED">
              <w:rPr>
                <w:rFonts w:ascii="Times New Roman" w:hAnsi="Times New Roman" w:cs="Times New Roman"/>
                <w:b/>
                <w:bCs/>
                <w:color w:val="auto"/>
                <w:sz w:val="24"/>
                <w:szCs w:val="24"/>
                <w:rtl/>
              </w:rPr>
              <w:t>سوق العمل</w:t>
            </w:r>
          </w:p>
        </w:tc>
      </w:tr>
      <w:tr w:rsidR="00C0478A" w:rsidRPr="00C0478A" w14:paraId="5EE624AA" w14:textId="77777777" w:rsidTr="00C0478A">
        <w:tc>
          <w:tcPr>
            <w:tcW w:w="4950" w:type="dxa"/>
          </w:tcPr>
          <w:p w14:paraId="447A8C3C" w14:textId="77777777" w:rsidR="00117B1A" w:rsidRPr="008060ED" w:rsidRDefault="00117B1A" w:rsidP="008060ED">
            <w:pPr>
              <w:pStyle w:val="Heading3"/>
              <w:keepNext w:val="0"/>
              <w:keepLines w:val="0"/>
              <w:spacing w:before="360" w:line="480" w:lineRule="auto"/>
              <w:outlineLvl w:val="2"/>
              <w:rPr>
                <w:rFonts w:ascii="Times New Roman" w:hAnsi="Times New Roman" w:cs="Times New Roman"/>
                <w:b/>
                <w:bCs/>
                <w:color w:val="000000"/>
                <w:sz w:val="24"/>
                <w:szCs w:val="24"/>
              </w:rPr>
            </w:pPr>
          </w:p>
        </w:tc>
        <w:tc>
          <w:tcPr>
            <w:tcW w:w="4860" w:type="dxa"/>
          </w:tcPr>
          <w:p w14:paraId="2C62A1CE" w14:textId="77777777" w:rsidR="00117B1A" w:rsidRPr="008060ED" w:rsidRDefault="00117B1A" w:rsidP="008060ED">
            <w:pPr>
              <w:pStyle w:val="NormalWeb"/>
              <w:bidi/>
              <w:spacing w:before="360" w:beforeAutospacing="0" w:line="480" w:lineRule="auto"/>
              <w:rPr>
                <w:b/>
                <w:bCs/>
                <w:rtl/>
              </w:rPr>
            </w:pPr>
          </w:p>
        </w:tc>
      </w:tr>
      <w:tr w:rsidR="00C0478A" w:rsidRPr="00C0478A" w14:paraId="29902150" w14:textId="77777777" w:rsidTr="00C0478A">
        <w:tc>
          <w:tcPr>
            <w:tcW w:w="4950" w:type="dxa"/>
          </w:tcPr>
          <w:p w14:paraId="3222E9E6" w14:textId="77777777" w:rsidR="00174051" w:rsidRPr="008060ED" w:rsidRDefault="00174051" w:rsidP="008060ED">
            <w:pPr>
              <w:spacing w:before="360" w:after="240" w:line="480" w:lineRule="auto"/>
              <w:rPr>
                <w:rFonts w:ascii="Times New Roman" w:hAnsi="Times New Roman" w:cs="Times New Roman"/>
                <w:sz w:val="24"/>
                <w:szCs w:val="24"/>
              </w:rPr>
            </w:pPr>
            <w:r w:rsidRPr="008060ED">
              <w:rPr>
                <w:rFonts w:ascii="Times New Roman" w:hAnsi="Times New Roman" w:cs="Times New Roman"/>
                <w:sz w:val="24"/>
                <w:szCs w:val="24"/>
              </w:rPr>
              <w:lastRenderedPageBreak/>
              <w:t>The partnership is about more than just drawing; it provides students with a real insight into how the publishing industry works.</w:t>
            </w:r>
          </w:p>
        </w:tc>
        <w:tc>
          <w:tcPr>
            <w:tcW w:w="4860" w:type="dxa"/>
          </w:tcPr>
          <w:p w14:paraId="5E16BE51" w14:textId="05204F4D" w:rsidR="00174051" w:rsidRPr="008060ED" w:rsidRDefault="00B95600" w:rsidP="008060ED">
            <w:pPr>
              <w:pStyle w:val="NormalWeb"/>
              <w:bidi/>
              <w:spacing w:before="360" w:beforeAutospacing="0" w:line="480" w:lineRule="auto"/>
            </w:pPr>
            <w:r w:rsidRPr="008060ED">
              <w:rPr>
                <w:rtl/>
              </w:rPr>
              <w:t xml:space="preserve">لا تقتصر هذه الشراكة على تطوير مهارات الرسم </w:t>
            </w:r>
            <w:r w:rsidR="003373D1" w:rsidRPr="008060ED">
              <w:rPr>
                <w:rtl/>
              </w:rPr>
              <w:t>فحسب</w:t>
            </w:r>
            <w:ins w:id="49" w:author="staff" w:date="2026-04-28T16:42:00Z">
              <w:r w:rsidR="001C00E2">
                <w:rPr>
                  <w:rFonts w:hint="cs"/>
                  <w:rtl/>
                </w:rPr>
                <w:t>،</w:t>
              </w:r>
            </w:ins>
            <w:del w:id="50" w:author="staff" w:date="2026-04-28T16:42:00Z">
              <w:r w:rsidRPr="008060ED" w:rsidDel="001C00E2">
                <w:rPr>
                  <w:rtl/>
                </w:rPr>
                <w:delText>؛</w:delText>
              </w:r>
            </w:del>
            <w:r w:rsidRPr="008060ED">
              <w:rPr>
                <w:rtl/>
              </w:rPr>
              <w:t xml:space="preserve"> </w:t>
            </w:r>
            <w:r w:rsidR="003373D1" w:rsidRPr="008060ED">
              <w:rPr>
                <w:rtl/>
              </w:rPr>
              <w:t>بل هي نافذة حقيقية ي</w:t>
            </w:r>
            <w:ins w:id="51" w:author="staff" w:date="2026-04-28T16:42:00Z">
              <w:r w:rsidR="001C00E2">
                <w:rPr>
                  <w:rFonts w:hint="cs"/>
                  <w:rtl/>
                </w:rPr>
                <w:t>ُ</w:t>
              </w:r>
            </w:ins>
            <w:r w:rsidR="003373D1" w:rsidRPr="008060ED">
              <w:rPr>
                <w:rtl/>
              </w:rPr>
              <w:t xml:space="preserve">طل من خلالها الطلاب على كواليس </w:t>
            </w:r>
            <w:r w:rsidR="00576374" w:rsidRPr="008060ED">
              <w:rPr>
                <w:rFonts w:hint="eastAsia"/>
                <w:rtl/>
              </w:rPr>
              <w:t>مجال</w:t>
            </w:r>
            <w:r w:rsidR="00576374" w:rsidRPr="008060ED">
              <w:rPr>
                <w:rtl/>
              </w:rPr>
              <w:t xml:space="preserve"> </w:t>
            </w:r>
            <w:r w:rsidR="003373D1" w:rsidRPr="008060ED">
              <w:rPr>
                <w:rtl/>
              </w:rPr>
              <w:t>النشر.</w:t>
            </w:r>
          </w:p>
        </w:tc>
      </w:tr>
      <w:tr w:rsidR="00C0478A" w:rsidRPr="00C0478A" w14:paraId="53456408" w14:textId="77777777" w:rsidTr="00C0478A">
        <w:tc>
          <w:tcPr>
            <w:tcW w:w="4950" w:type="dxa"/>
          </w:tcPr>
          <w:p w14:paraId="4059A098" w14:textId="77777777" w:rsidR="00864439" w:rsidRPr="008060ED" w:rsidRDefault="00864439" w:rsidP="008060ED">
            <w:pPr>
              <w:spacing w:before="360" w:after="240" w:line="480" w:lineRule="auto"/>
              <w:rPr>
                <w:rFonts w:ascii="Times New Roman" w:hAnsi="Times New Roman" w:cs="Times New Roman"/>
                <w:sz w:val="24"/>
                <w:szCs w:val="24"/>
              </w:rPr>
            </w:pPr>
          </w:p>
        </w:tc>
        <w:tc>
          <w:tcPr>
            <w:tcW w:w="4860" w:type="dxa"/>
          </w:tcPr>
          <w:p w14:paraId="4972C6E7" w14:textId="77777777" w:rsidR="00864439" w:rsidRPr="008060ED" w:rsidRDefault="00864439" w:rsidP="008060ED">
            <w:pPr>
              <w:pStyle w:val="NormalWeb"/>
              <w:bidi/>
              <w:spacing w:before="360" w:beforeAutospacing="0" w:line="480" w:lineRule="auto"/>
              <w:rPr>
                <w:rtl/>
              </w:rPr>
            </w:pPr>
          </w:p>
        </w:tc>
      </w:tr>
      <w:tr w:rsidR="00C0478A" w:rsidRPr="00C0478A" w14:paraId="1C8BE6F0" w14:textId="77777777" w:rsidTr="00C0478A">
        <w:tc>
          <w:tcPr>
            <w:tcW w:w="4950" w:type="dxa"/>
          </w:tcPr>
          <w:p w14:paraId="195AC585" w14:textId="4D556D4E" w:rsidR="00174051" w:rsidRPr="008060ED" w:rsidRDefault="002E44EB" w:rsidP="008060ED">
            <w:pPr>
              <w:spacing w:before="360" w:after="240" w:line="480" w:lineRule="auto"/>
              <w:rPr>
                <w:rFonts w:ascii="Times New Roman" w:hAnsi="Times New Roman" w:cs="Times New Roman"/>
                <w:sz w:val="24"/>
                <w:szCs w:val="24"/>
              </w:rPr>
            </w:pPr>
            <w:r>
              <w:rPr>
                <w:rFonts w:ascii="Times New Roman" w:hAnsi="Times New Roman" w:cs="Times New Roman"/>
                <w:sz w:val="24"/>
                <w:szCs w:val="24"/>
              </w:rPr>
              <w:t>“</w:t>
            </w:r>
            <w:r w:rsidR="00174051" w:rsidRPr="008060ED">
              <w:rPr>
                <w:rFonts w:ascii="Times New Roman" w:hAnsi="Times New Roman" w:cs="Times New Roman"/>
                <w:sz w:val="24"/>
                <w:szCs w:val="24"/>
              </w:rPr>
              <w:t xml:space="preserve">There is nothing more transformative than watching emerging </w:t>
            </w:r>
            <w:proofErr w:type="gramStart"/>
            <w:r w:rsidR="00174051" w:rsidRPr="008060ED">
              <w:rPr>
                <w:rFonts w:ascii="Times New Roman" w:hAnsi="Times New Roman" w:cs="Times New Roman"/>
                <w:sz w:val="24"/>
                <w:szCs w:val="24"/>
              </w:rPr>
              <w:t>illustrators</w:t>
            </w:r>
            <w:proofErr w:type="gramEnd"/>
            <w:r w:rsidR="00174051" w:rsidRPr="008060ED">
              <w:rPr>
                <w:rFonts w:ascii="Times New Roman" w:hAnsi="Times New Roman" w:cs="Times New Roman"/>
                <w:sz w:val="24"/>
                <w:szCs w:val="24"/>
              </w:rPr>
              <w:t xml:space="preserve"> step into a live brief, responding to the same pressures, expectations, and standards that shape our industry. When there is the real possibility of a commission at the end of the module, the stakes shift </w:t>
            </w:r>
            <w:r w:rsidR="00EA15A4">
              <w:rPr>
                <w:rFonts w:ascii="Times New Roman" w:hAnsi="Times New Roman" w:cs="Times New Roman"/>
                <w:sz w:val="24"/>
                <w:szCs w:val="24"/>
              </w:rPr>
              <w:t>—</w:t>
            </w:r>
            <w:r w:rsidR="00174051" w:rsidRPr="008060ED">
              <w:rPr>
                <w:rFonts w:ascii="Times New Roman" w:hAnsi="Times New Roman" w:cs="Times New Roman"/>
                <w:sz w:val="24"/>
                <w:szCs w:val="24"/>
              </w:rPr>
              <w:t xml:space="preserve"> the work becomes far more considered and resolved, building portfolios</w:t>
            </w:r>
            <w:r w:rsidR="00EA15A4">
              <w:rPr>
                <w:rFonts w:ascii="Times New Roman" w:hAnsi="Times New Roman" w:cs="Times New Roman"/>
                <w:sz w:val="24"/>
                <w:szCs w:val="24"/>
              </w:rPr>
              <w:t xml:space="preserve"> and</w:t>
            </w:r>
            <w:r w:rsidR="00EA15A4" w:rsidRPr="008060ED">
              <w:rPr>
                <w:rFonts w:ascii="Times New Roman" w:hAnsi="Times New Roman" w:cs="Times New Roman"/>
                <w:sz w:val="24"/>
                <w:szCs w:val="24"/>
              </w:rPr>
              <w:t xml:space="preserve"> </w:t>
            </w:r>
            <w:r w:rsidR="00174051" w:rsidRPr="008060ED">
              <w:rPr>
                <w:rFonts w:ascii="Times New Roman" w:hAnsi="Times New Roman" w:cs="Times New Roman"/>
                <w:sz w:val="24"/>
                <w:szCs w:val="24"/>
              </w:rPr>
              <w:t>professional identity and helping participants see themselves as practicing illustrators whose work can reach audiences worldwide.</w:t>
            </w:r>
            <w:r>
              <w:rPr>
                <w:rFonts w:ascii="Times New Roman" w:hAnsi="Times New Roman" w:cs="Times New Roman"/>
                <w:sz w:val="24"/>
                <w:szCs w:val="24"/>
              </w:rPr>
              <w:t>”</w:t>
            </w:r>
          </w:p>
        </w:tc>
        <w:tc>
          <w:tcPr>
            <w:tcW w:w="4860" w:type="dxa"/>
          </w:tcPr>
          <w:p w14:paraId="7CB9638D" w14:textId="5A6B9153" w:rsidR="001233C6" w:rsidRPr="008060ED" w:rsidRDefault="00E970F1" w:rsidP="008060ED">
            <w:pPr>
              <w:pStyle w:val="NormalWeb"/>
              <w:bidi/>
              <w:spacing w:before="360" w:beforeAutospacing="0" w:line="480" w:lineRule="auto"/>
              <w:rPr>
                <w:rtl/>
              </w:rPr>
            </w:pPr>
            <w:r w:rsidRPr="008060ED">
              <w:rPr>
                <w:rtl/>
                <w:lang w:val="en"/>
              </w:rPr>
              <w:t>«</w:t>
            </w:r>
            <w:r w:rsidRPr="008060ED">
              <w:rPr>
                <w:rtl/>
              </w:rPr>
              <w:t xml:space="preserve">لا شيء </w:t>
            </w:r>
            <w:r w:rsidR="00AC61EC" w:rsidRPr="008060ED">
              <w:rPr>
                <w:rtl/>
              </w:rPr>
              <w:t>ي</w:t>
            </w:r>
            <w:r w:rsidR="00E51053" w:rsidRPr="008060ED">
              <w:rPr>
                <w:rtl/>
              </w:rPr>
              <w:t>ُ</w:t>
            </w:r>
            <w:r w:rsidR="00AC61EC" w:rsidRPr="008060ED">
              <w:rPr>
                <w:rtl/>
              </w:rPr>
              <w:t>سهم في تطوير</w:t>
            </w:r>
            <w:r w:rsidR="0086329B" w:rsidRPr="008060ED">
              <w:rPr>
                <w:rtl/>
              </w:rPr>
              <w:t xml:space="preserve"> مهارات</w:t>
            </w:r>
            <w:r w:rsidRPr="008060ED">
              <w:rPr>
                <w:rtl/>
              </w:rPr>
              <w:t xml:space="preserve"> الرسام</w:t>
            </w:r>
            <w:r w:rsidR="00317B9B" w:rsidRPr="008060ED">
              <w:rPr>
                <w:rtl/>
              </w:rPr>
              <w:t>ين</w:t>
            </w:r>
            <w:r w:rsidRPr="008060ED">
              <w:rPr>
                <w:rtl/>
              </w:rPr>
              <w:t xml:space="preserve"> الصاعد</w:t>
            </w:r>
            <w:r w:rsidR="00317B9B" w:rsidRPr="008060ED">
              <w:rPr>
                <w:rtl/>
              </w:rPr>
              <w:t>ين</w:t>
            </w:r>
            <w:r w:rsidRPr="008060ED">
              <w:rPr>
                <w:rtl/>
              </w:rPr>
              <w:t xml:space="preserve"> </w:t>
            </w:r>
            <w:r w:rsidR="00AC61EC" w:rsidRPr="008060ED">
              <w:rPr>
                <w:rtl/>
              </w:rPr>
              <w:t xml:space="preserve">أكثر من </w:t>
            </w:r>
            <w:r w:rsidRPr="008060ED">
              <w:rPr>
                <w:rtl/>
              </w:rPr>
              <w:t xml:space="preserve">المشاركة في مشروع </w:t>
            </w:r>
            <w:r w:rsidR="00AC61EC" w:rsidRPr="008060ED">
              <w:rPr>
                <w:rtl/>
              </w:rPr>
              <w:t xml:space="preserve">عملي </w:t>
            </w:r>
            <w:r w:rsidRPr="008060ED">
              <w:rPr>
                <w:rtl/>
              </w:rPr>
              <w:t xml:space="preserve">حقيقي، </w:t>
            </w:r>
            <w:r w:rsidR="00483BCB" w:rsidRPr="00483BCB">
              <w:rPr>
                <w:rtl/>
              </w:rPr>
              <w:t>مواجهة ذات التحديات والمعايير التي تحكم سوق العمل الحقيقي. حين يدرك الطالب أن عمله قد ينتهي بتكليف رسمي ونشر عالمي، تتحول الجدية في الأداء إلى هوية مهنية واثقة</w:t>
            </w:r>
            <w:ins w:id="52" w:author="staff" w:date="2026-04-28T16:43:00Z">
              <w:r w:rsidR="007D2B11">
                <w:rPr>
                  <w:rFonts w:hint="cs"/>
                  <w:rtl/>
                </w:rPr>
                <w:t>؛</w:t>
              </w:r>
            </w:ins>
            <w:del w:id="53" w:author="staff" w:date="2026-04-28T16:43:00Z">
              <w:r w:rsidR="00483BCB" w:rsidRPr="00483BCB" w:rsidDel="007D2B11">
                <w:rPr>
                  <w:rtl/>
                </w:rPr>
                <w:delText>،</w:delText>
              </w:r>
            </w:del>
            <w:r w:rsidR="00483BCB" w:rsidRPr="00483BCB">
              <w:rPr>
                <w:rtl/>
              </w:rPr>
              <w:t xml:space="preserve"> مما يساعدهم على رؤية أنفسهم كرسامين محترفين تصل أعمالهم إلى جمهور عالمي</w:t>
            </w:r>
            <w:r w:rsidR="00293DA5" w:rsidRPr="008060ED">
              <w:rPr>
                <w:rtl/>
              </w:rPr>
              <w:t>.»</w:t>
            </w:r>
          </w:p>
          <w:p w14:paraId="4D504C4C" w14:textId="7AB84D07" w:rsidR="004D4B4D" w:rsidRPr="008060ED" w:rsidRDefault="004D4B4D" w:rsidP="008060ED">
            <w:pPr>
              <w:pStyle w:val="NormalWeb"/>
              <w:bidi/>
              <w:spacing w:before="360" w:beforeAutospacing="0" w:line="480" w:lineRule="auto"/>
            </w:pPr>
          </w:p>
        </w:tc>
      </w:tr>
      <w:tr w:rsidR="00C0478A" w:rsidRPr="00C0478A" w14:paraId="0A33057D" w14:textId="77777777" w:rsidTr="00C0478A">
        <w:tc>
          <w:tcPr>
            <w:tcW w:w="4950" w:type="dxa"/>
          </w:tcPr>
          <w:p w14:paraId="0F9F67F1" w14:textId="77777777" w:rsidR="00CF2D9B" w:rsidRPr="008060ED" w:rsidRDefault="00CF2D9B" w:rsidP="008060ED">
            <w:pPr>
              <w:spacing w:before="360" w:after="240" w:line="480" w:lineRule="auto"/>
              <w:rPr>
                <w:rFonts w:ascii="Times New Roman" w:hAnsi="Times New Roman" w:cs="Times New Roman"/>
                <w:sz w:val="24"/>
                <w:szCs w:val="24"/>
              </w:rPr>
            </w:pPr>
          </w:p>
        </w:tc>
        <w:tc>
          <w:tcPr>
            <w:tcW w:w="4860" w:type="dxa"/>
          </w:tcPr>
          <w:p w14:paraId="7163514E" w14:textId="77777777" w:rsidR="00CF2D9B" w:rsidRPr="008060ED" w:rsidRDefault="00CF2D9B" w:rsidP="008060ED">
            <w:pPr>
              <w:pStyle w:val="NormalWeb"/>
              <w:bidi/>
              <w:spacing w:before="360" w:beforeAutospacing="0" w:line="480" w:lineRule="auto"/>
            </w:pPr>
          </w:p>
        </w:tc>
      </w:tr>
      <w:tr w:rsidR="00C0478A" w:rsidRPr="00C0478A" w14:paraId="450916FF" w14:textId="77777777" w:rsidTr="00C0478A">
        <w:tc>
          <w:tcPr>
            <w:tcW w:w="4950" w:type="dxa"/>
          </w:tcPr>
          <w:p w14:paraId="3E274B2C" w14:textId="05D274BC" w:rsidR="00174051" w:rsidRPr="008060ED" w:rsidRDefault="00D434A7" w:rsidP="008060ED">
            <w:pPr>
              <w:spacing w:before="360" w:after="240" w:line="480" w:lineRule="auto"/>
              <w:rPr>
                <w:rFonts w:ascii="Times New Roman" w:hAnsi="Times New Roman" w:cs="Times New Roman"/>
                <w:b/>
                <w:bCs/>
                <w:sz w:val="24"/>
                <w:szCs w:val="24"/>
              </w:rPr>
            </w:pPr>
            <w:r w:rsidRPr="008060ED">
              <w:rPr>
                <w:rFonts w:ascii="Times New Roman" w:hAnsi="Times New Roman" w:cs="Times New Roman"/>
                <w:b/>
                <w:bCs/>
                <w:sz w:val="24"/>
                <w:szCs w:val="24"/>
              </w:rPr>
              <w:lastRenderedPageBreak/>
              <w:t>— Helen Wheeler, Course Director for BCU’s Illustration Course</w:t>
            </w:r>
          </w:p>
        </w:tc>
        <w:tc>
          <w:tcPr>
            <w:tcW w:w="4860" w:type="dxa"/>
          </w:tcPr>
          <w:p w14:paraId="3D7ED047" w14:textId="4F21A3D1" w:rsidR="00174051" w:rsidRPr="008060ED" w:rsidRDefault="006D1CE2" w:rsidP="008060ED">
            <w:pPr>
              <w:pStyle w:val="NormalWeb"/>
              <w:bidi/>
              <w:spacing w:before="360" w:beforeAutospacing="0" w:line="480" w:lineRule="auto"/>
              <w:rPr>
                <w:b/>
                <w:bCs/>
              </w:rPr>
            </w:pPr>
            <w:del w:id="54" w:author="staff" w:date="2026-04-29T16:13:00Z">
              <w:r w:rsidRPr="008060ED" w:rsidDel="009D16D7">
                <w:rPr>
                  <w:b/>
                  <w:bCs/>
                </w:rPr>
                <w:delText>—</w:delText>
              </w:r>
              <w:r w:rsidRPr="008060ED" w:rsidDel="009D16D7">
                <w:rPr>
                  <w:b/>
                  <w:bCs/>
                  <w:rtl/>
                </w:rPr>
                <w:delText xml:space="preserve"> </w:delText>
              </w:r>
            </w:del>
            <w:r w:rsidR="001233C6" w:rsidRPr="008060ED">
              <w:rPr>
                <w:b/>
                <w:bCs/>
                <w:rtl/>
              </w:rPr>
              <w:t xml:space="preserve">هيلين </w:t>
            </w:r>
            <w:proofErr w:type="spellStart"/>
            <w:r w:rsidR="001233C6" w:rsidRPr="008060ED">
              <w:rPr>
                <w:b/>
                <w:bCs/>
                <w:rtl/>
              </w:rPr>
              <w:t>ويلر</w:t>
            </w:r>
            <w:proofErr w:type="spellEnd"/>
            <w:r w:rsidR="001233C6" w:rsidRPr="008060ED">
              <w:rPr>
                <w:b/>
                <w:bCs/>
                <w:rtl/>
              </w:rPr>
              <w:t xml:space="preserve">، </w:t>
            </w:r>
            <w:r w:rsidR="001233C6" w:rsidRPr="008060ED">
              <w:rPr>
                <w:b/>
                <w:bCs/>
                <w:highlight w:val="yellow"/>
                <w:rtl/>
              </w:rPr>
              <w:t xml:space="preserve">مديرة </w:t>
            </w:r>
            <w:r w:rsidR="008509C9" w:rsidRPr="008060ED">
              <w:rPr>
                <w:b/>
                <w:bCs/>
                <w:highlight w:val="yellow"/>
                <w:rtl/>
              </w:rPr>
              <w:t>مسار</w:t>
            </w:r>
            <w:r w:rsidR="001233C6" w:rsidRPr="008060ED">
              <w:rPr>
                <w:b/>
                <w:bCs/>
                <w:rtl/>
              </w:rPr>
              <w:t xml:space="preserve"> </w:t>
            </w:r>
            <w:r w:rsidR="008509C9" w:rsidRPr="008060ED">
              <w:rPr>
                <w:b/>
                <w:bCs/>
                <w:rtl/>
              </w:rPr>
              <w:t>«</w:t>
            </w:r>
            <w:r w:rsidR="001233C6" w:rsidRPr="008060ED">
              <w:rPr>
                <w:b/>
                <w:bCs/>
                <w:rtl/>
              </w:rPr>
              <w:t>الرسم التوضيحي</w:t>
            </w:r>
            <w:r w:rsidR="008509C9" w:rsidRPr="008060ED">
              <w:rPr>
                <w:b/>
                <w:bCs/>
                <w:rtl/>
              </w:rPr>
              <w:t>»</w:t>
            </w:r>
            <w:r w:rsidR="001233C6" w:rsidRPr="008060ED">
              <w:rPr>
                <w:b/>
                <w:bCs/>
                <w:rtl/>
              </w:rPr>
              <w:t xml:space="preserve"> في</w:t>
            </w:r>
            <w:r w:rsidR="0064118A" w:rsidRPr="008060ED">
              <w:rPr>
                <w:b/>
                <w:bCs/>
                <w:rtl/>
              </w:rPr>
              <w:t xml:space="preserve"> </w:t>
            </w:r>
            <w:r w:rsidR="005475B0" w:rsidRPr="008060ED">
              <w:rPr>
                <w:b/>
                <w:bCs/>
                <w:rtl/>
              </w:rPr>
              <w:t xml:space="preserve">جامعة </w:t>
            </w:r>
            <w:ins w:id="55" w:author="staff" w:date="2026-04-28T16:44:00Z">
              <w:r w:rsidR="007D2B11">
                <w:rPr>
                  <w:rFonts w:hint="cs"/>
                  <w:b/>
                  <w:bCs/>
                  <w:rtl/>
                </w:rPr>
                <w:t>«</w:t>
              </w:r>
            </w:ins>
            <w:r w:rsidR="005475B0" w:rsidRPr="008060ED">
              <w:rPr>
                <w:b/>
                <w:bCs/>
                <w:rtl/>
              </w:rPr>
              <w:t>برمنجهام سيتي</w:t>
            </w:r>
            <w:ins w:id="56" w:author="staff" w:date="2026-04-28T16:44:00Z">
              <w:r w:rsidR="007D2B11">
                <w:rPr>
                  <w:rFonts w:hint="cs"/>
                  <w:b/>
                  <w:bCs/>
                  <w:rtl/>
                </w:rPr>
                <w:t>».</w:t>
              </w:r>
            </w:ins>
          </w:p>
        </w:tc>
      </w:tr>
      <w:tr w:rsidR="00C0478A" w:rsidRPr="00C0478A" w14:paraId="4A2DBDD6" w14:textId="77777777" w:rsidTr="00C0478A">
        <w:tc>
          <w:tcPr>
            <w:tcW w:w="4950" w:type="dxa"/>
          </w:tcPr>
          <w:p w14:paraId="489B2B50" w14:textId="77777777" w:rsidR="002D4DD7" w:rsidRPr="008060ED" w:rsidRDefault="002D4DD7" w:rsidP="008060ED">
            <w:pPr>
              <w:spacing w:before="360" w:after="240" w:line="480" w:lineRule="auto"/>
              <w:rPr>
                <w:rFonts w:ascii="Times New Roman" w:hAnsi="Times New Roman" w:cs="Times New Roman"/>
                <w:b/>
                <w:bCs/>
                <w:sz w:val="24"/>
                <w:szCs w:val="24"/>
              </w:rPr>
            </w:pPr>
          </w:p>
        </w:tc>
        <w:tc>
          <w:tcPr>
            <w:tcW w:w="4860" w:type="dxa"/>
          </w:tcPr>
          <w:p w14:paraId="03D980C5" w14:textId="77777777" w:rsidR="002D4DD7" w:rsidRPr="007D2B11" w:rsidRDefault="002D4DD7" w:rsidP="008060ED">
            <w:pPr>
              <w:pStyle w:val="NormalWeb"/>
              <w:bidi/>
              <w:spacing w:before="360" w:beforeAutospacing="0" w:line="480" w:lineRule="auto"/>
              <w:rPr>
                <w:b/>
                <w:bCs/>
                <w:lang w:val="en"/>
                <w:rPrChange w:id="57" w:author="staff" w:date="2026-04-28T16:44:00Z">
                  <w:rPr>
                    <w:b/>
                    <w:bCs/>
                  </w:rPr>
                </w:rPrChange>
              </w:rPr>
            </w:pPr>
          </w:p>
        </w:tc>
      </w:tr>
      <w:tr w:rsidR="00C0478A" w:rsidRPr="00C0478A" w14:paraId="0B14D060" w14:textId="77777777" w:rsidTr="00C0478A">
        <w:tc>
          <w:tcPr>
            <w:tcW w:w="4950" w:type="dxa"/>
          </w:tcPr>
          <w:p w14:paraId="08C4215D" w14:textId="77777777" w:rsidR="00174051" w:rsidRPr="008060ED" w:rsidRDefault="00174051" w:rsidP="008060ED">
            <w:pPr>
              <w:pStyle w:val="Heading3"/>
              <w:keepNext w:val="0"/>
              <w:keepLines w:val="0"/>
              <w:spacing w:before="360" w:line="480" w:lineRule="auto"/>
              <w:outlineLvl w:val="2"/>
              <w:rPr>
                <w:rFonts w:ascii="Times New Roman" w:hAnsi="Times New Roman" w:cs="Times New Roman"/>
                <w:b/>
                <w:bCs/>
                <w:color w:val="000000"/>
                <w:sz w:val="24"/>
                <w:szCs w:val="24"/>
              </w:rPr>
            </w:pPr>
            <w:bookmarkStart w:id="58" w:name="_xvaoatt6kwco" w:colFirst="0" w:colLast="0"/>
            <w:bookmarkEnd w:id="58"/>
            <w:r w:rsidRPr="008060ED">
              <w:rPr>
                <w:rFonts w:ascii="Times New Roman" w:hAnsi="Times New Roman" w:cs="Times New Roman"/>
                <w:b/>
                <w:bCs/>
                <w:color w:val="000000"/>
                <w:sz w:val="24"/>
                <w:szCs w:val="24"/>
              </w:rPr>
              <w:t>A Global Audience</w:t>
            </w:r>
          </w:p>
        </w:tc>
        <w:tc>
          <w:tcPr>
            <w:tcW w:w="4860" w:type="dxa"/>
          </w:tcPr>
          <w:p w14:paraId="2CCB374A" w14:textId="306C2F36" w:rsidR="000F6F13" w:rsidRPr="008060ED" w:rsidRDefault="0074408E" w:rsidP="008060ED">
            <w:pPr>
              <w:pStyle w:val="Heading3"/>
              <w:keepNext w:val="0"/>
              <w:keepLines w:val="0"/>
              <w:bidi/>
              <w:spacing w:before="360" w:line="480" w:lineRule="auto"/>
              <w:outlineLvl w:val="2"/>
              <w:rPr>
                <w:rFonts w:ascii="Times New Roman" w:hAnsi="Times New Roman" w:cs="Times New Roman"/>
                <w:b/>
                <w:bCs/>
                <w:color w:val="auto"/>
                <w:sz w:val="24"/>
                <w:szCs w:val="24"/>
              </w:rPr>
            </w:pPr>
            <w:r w:rsidRPr="008060ED">
              <w:rPr>
                <w:rFonts w:ascii="Times New Roman" w:hAnsi="Times New Roman" w:cs="Times New Roman" w:hint="eastAsia"/>
                <w:b/>
                <w:bCs/>
                <w:color w:val="auto"/>
                <w:sz w:val="24"/>
                <w:szCs w:val="24"/>
                <w:rtl/>
              </w:rPr>
              <w:t>قراء</w:t>
            </w:r>
            <w:r w:rsidRPr="008060ED">
              <w:rPr>
                <w:rFonts w:ascii="Times New Roman" w:hAnsi="Times New Roman" w:cs="Times New Roman"/>
                <w:b/>
                <w:bCs/>
                <w:color w:val="auto"/>
                <w:sz w:val="24"/>
                <w:szCs w:val="24"/>
                <w:rtl/>
              </w:rPr>
              <w:t xml:space="preserve"> </w:t>
            </w:r>
            <w:r w:rsidRPr="008060ED">
              <w:rPr>
                <w:rFonts w:ascii="Times New Roman" w:hAnsi="Times New Roman" w:cs="Times New Roman" w:hint="eastAsia"/>
                <w:b/>
                <w:bCs/>
                <w:color w:val="auto"/>
                <w:sz w:val="24"/>
                <w:szCs w:val="24"/>
                <w:rtl/>
              </w:rPr>
              <w:t>حول</w:t>
            </w:r>
            <w:r w:rsidRPr="008060ED">
              <w:rPr>
                <w:rFonts w:ascii="Times New Roman" w:hAnsi="Times New Roman" w:cs="Times New Roman"/>
                <w:b/>
                <w:bCs/>
                <w:color w:val="auto"/>
                <w:sz w:val="24"/>
                <w:szCs w:val="24"/>
                <w:rtl/>
              </w:rPr>
              <w:t xml:space="preserve"> </w:t>
            </w:r>
            <w:r w:rsidRPr="008060ED">
              <w:rPr>
                <w:rFonts w:ascii="Times New Roman" w:hAnsi="Times New Roman" w:cs="Times New Roman" w:hint="eastAsia"/>
                <w:b/>
                <w:bCs/>
                <w:color w:val="auto"/>
                <w:sz w:val="24"/>
                <w:szCs w:val="24"/>
                <w:rtl/>
              </w:rPr>
              <w:t>العالم</w:t>
            </w:r>
          </w:p>
        </w:tc>
      </w:tr>
      <w:tr w:rsidR="00C0478A" w:rsidRPr="00C0478A" w14:paraId="479F1233" w14:textId="77777777" w:rsidTr="00C0478A">
        <w:tc>
          <w:tcPr>
            <w:tcW w:w="4950" w:type="dxa"/>
          </w:tcPr>
          <w:p w14:paraId="5CC77DCA" w14:textId="77777777" w:rsidR="002D4DD7" w:rsidRPr="008060ED" w:rsidRDefault="002D4DD7" w:rsidP="008060ED">
            <w:pPr>
              <w:pStyle w:val="Heading3"/>
              <w:keepNext w:val="0"/>
              <w:keepLines w:val="0"/>
              <w:spacing w:before="360" w:line="480" w:lineRule="auto"/>
              <w:outlineLvl w:val="2"/>
              <w:rPr>
                <w:rFonts w:ascii="Times New Roman" w:hAnsi="Times New Roman" w:cs="Times New Roman"/>
                <w:b/>
                <w:bCs/>
                <w:color w:val="000000"/>
                <w:sz w:val="24"/>
                <w:szCs w:val="24"/>
              </w:rPr>
            </w:pPr>
          </w:p>
        </w:tc>
        <w:tc>
          <w:tcPr>
            <w:tcW w:w="4860" w:type="dxa"/>
          </w:tcPr>
          <w:p w14:paraId="6C31A54B" w14:textId="77777777" w:rsidR="002D4DD7" w:rsidRPr="008060ED" w:rsidRDefault="002D4DD7" w:rsidP="008060ED">
            <w:pPr>
              <w:pStyle w:val="NormalWeb"/>
              <w:bidi/>
              <w:spacing w:before="360" w:beforeAutospacing="0" w:line="480" w:lineRule="auto"/>
              <w:rPr>
                <w:rtl/>
              </w:rPr>
            </w:pPr>
          </w:p>
        </w:tc>
      </w:tr>
      <w:tr w:rsidR="00C0478A" w:rsidRPr="00C0478A" w14:paraId="2AF47791" w14:textId="77777777" w:rsidTr="00C0478A">
        <w:tc>
          <w:tcPr>
            <w:tcW w:w="4950" w:type="dxa"/>
          </w:tcPr>
          <w:p w14:paraId="388AB915" w14:textId="0874F29F" w:rsidR="00174051" w:rsidRPr="008060ED" w:rsidRDefault="00335167" w:rsidP="008060ED">
            <w:pPr>
              <w:spacing w:before="360" w:after="240" w:line="480" w:lineRule="auto"/>
              <w:rPr>
                <w:rFonts w:ascii="Times New Roman" w:hAnsi="Times New Roman" w:cs="Times New Roman"/>
                <w:sz w:val="24"/>
                <w:szCs w:val="24"/>
              </w:rPr>
            </w:pPr>
            <w:r w:rsidRPr="008060ED">
              <w:rPr>
                <w:rFonts w:ascii="Times New Roman" w:hAnsi="Times New Roman" w:cs="Times New Roman"/>
                <w:sz w:val="24"/>
                <w:szCs w:val="24"/>
              </w:rPr>
              <w:t>Since we launched Booktime in 2024, our not-for-profit platform has grown at a fast pace. We currently reach around 250,000 readers around the world per month.</w:t>
            </w:r>
          </w:p>
        </w:tc>
        <w:tc>
          <w:tcPr>
            <w:tcW w:w="4860" w:type="dxa"/>
          </w:tcPr>
          <w:p w14:paraId="1C70AF12" w14:textId="683C95E0" w:rsidR="00483BCB" w:rsidRPr="00483BCB" w:rsidRDefault="00483BCB" w:rsidP="00483BCB">
            <w:pPr>
              <w:pStyle w:val="NormalWeb"/>
              <w:bidi/>
              <w:spacing w:before="360" w:beforeAutospacing="0" w:line="480" w:lineRule="auto"/>
            </w:pPr>
            <w:r w:rsidRPr="00483BCB">
              <w:rPr>
                <w:rtl/>
              </w:rPr>
              <w:t>منذ انطلاق «بوك تايم» في عام 2024، نمت منصتنا غير الربحية بخط</w:t>
            </w:r>
            <w:ins w:id="59" w:author="staff" w:date="2026-04-28T16:44:00Z">
              <w:r w:rsidR="007D2B11">
                <w:rPr>
                  <w:rFonts w:hint="cs"/>
                  <w:rtl/>
                </w:rPr>
                <w:t>ً</w:t>
              </w:r>
            </w:ins>
            <w:r w:rsidRPr="00483BCB">
              <w:rPr>
                <w:rtl/>
              </w:rPr>
              <w:t xml:space="preserve">ى متسارعة، لتصل اليوم إلى ما يقرب من </w:t>
            </w:r>
            <w:r w:rsidRPr="00483BCB">
              <w:rPr>
                <w:b/>
                <w:bCs/>
              </w:rPr>
              <w:t xml:space="preserve">250 </w:t>
            </w:r>
            <w:r w:rsidRPr="00483BCB">
              <w:rPr>
                <w:b/>
                <w:bCs/>
                <w:rtl/>
              </w:rPr>
              <w:t>ألف قارئ شهري</w:t>
            </w:r>
            <w:ins w:id="60" w:author="staff" w:date="2026-04-28T16:44:00Z">
              <w:r w:rsidR="007D2B11">
                <w:rPr>
                  <w:rFonts w:hint="cs"/>
                  <w:b/>
                  <w:bCs/>
                  <w:rtl/>
                </w:rPr>
                <w:t>ًّ</w:t>
              </w:r>
            </w:ins>
            <w:r w:rsidRPr="00483BCB">
              <w:rPr>
                <w:b/>
                <w:bCs/>
                <w:rtl/>
              </w:rPr>
              <w:t>ا</w:t>
            </w:r>
            <w:del w:id="61" w:author="staff" w:date="2026-04-28T16:44:00Z">
              <w:r w:rsidRPr="00483BCB" w:rsidDel="007D2B11">
                <w:rPr>
                  <w:b/>
                  <w:bCs/>
                  <w:rtl/>
                </w:rPr>
                <w:delText>ً</w:delText>
              </w:r>
            </w:del>
            <w:r w:rsidRPr="00483BCB">
              <w:rPr>
                <w:rtl/>
              </w:rPr>
              <w:t xml:space="preserve"> حول العالم</w:t>
            </w:r>
            <w:r w:rsidRPr="00483BCB">
              <w:t>.</w:t>
            </w:r>
          </w:p>
          <w:p w14:paraId="29F900BC" w14:textId="0BE98F15" w:rsidR="00483BCB" w:rsidRPr="007D2B11" w:rsidRDefault="00483BCB" w:rsidP="00483BCB">
            <w:pPr>
              <w:pStyle w:val="NormalWeb"/>
              <w:bidi/>
              <w:spacing w:before="360" w:beforeAutospacing="0" w:line="480" w:lineRule="auto"/>
            </w:pPr>
          </w:p>
          <w:p w14:paraId="2F8C0DA6" w14:textId="1B83298A" w:rsidR="00174051" w:rsidRPr="008060ED" w:rsidRDefault="00174051" w:rsidP="008060ED">
            <w:pPr>
              <w:pStyle w:val="NormalWeb"/>
              <w:bidi/>
              <w:spacing w:before="360" w:beforeAutospacing="0" w:line="480" w:lineRule="auto"/>
            </w:pPr>
          </w:p>
        </w:tc>
      </w:tr>
      <w:tr w:rsidR="00C0478A" w:rsidRPr="00C0478A" w14:paraId="753E68C8" w14:textId="77777777" w:rsidTr="00C0478A">
        <w:tc>
          <w:tcPr>
            <w:tcW w:w="4950" w:type="dxa"/>
          </w:tcPr>
          <w:p w14:paraId="4451E7FC" w14:textId="77777777" w:rsidR="00335167" w:rsidRPr="008060ED" w:rsidRDefault="00335167" w:rsidP="008060ED">
            <w:pPr>
              <w:spacing w:before="360" w:after="240" w:line="480" w:lineRule="auto"/>
              <w:rPr>
                <w:rFonts w:ascii="Times New Roman" w:hAnsi="Times New Roman" w:cs="Times New Roman"/>
                <w:sz w:val="24"/>
                <w:szCs w:val="24"/>
                <w:rtl/>
              </w:rPr>
            </w:pPr>
          </w:p>
        </w:tc>
        <w:tc>
          <w:tcPr>
            <w:tcW w:w="4860" w:type="dxa"/>
          </w:tcPr>
          <w:p w14:paraId="153D8C5C" w14:textId="77777777" w:rsidR="00335167" w:rsidRPr="008060ED" w:rsidRDefault="00335167" w:rsidP="008060ED">
            <w:pPr>
              <w:pStyle w:val="NormalWeb"/>
              <w:bidi/>
              <w:spacing w:before="360" w:beforeAutospacing="0" w:line="480" w:lineRule="auto"/>
              <w:rPr>
                <w:rtl/>
              </w:rPr>
            </w:pPr>
          </w:p>
        </w:tc>
      </w:tr>
      <w:tr w:rsidR="00C0478A" w:rsidRPr="00C0478A" w14:paraId="56A9B4EF" w14:textId="77777777" w:rsidTr="00C0478A">
        <w:tc>
          <w:tcPr>
            <w:tcW w:w="4950" w:type="dxa"/>
          </w:tcPr>
          <w:p w14:paraId="7F9BBC7B" w14:textId="11DD54B3" w:rsidR="00174051" w:rsidRPr="008060ED" w:rsidRDefault="00861AC2" w:rsidP="008060ED">
            <w:pPr>
              <w:spacing w:before="360" w:after="240" w:line="480" w:lineRule="auto"/>
              <w:rPr>
                <w:rFonts w:ascii="Times New Roman" w:hAnsi="Times New Roman" w:cs="Times New Roman"/>
                <w:i/>
                <w:iCs/>
                <w:sz w:val="24"/>
                <w:szCs w:val="24"/>
              </w:rPr>
            </w:pPr>
            <w:r w:rsidRPr="008060ED">
              <w:rPr>
                <w:rFonts w:ascii="Times New Roman" w:hAnsi="Times New Roman" w:cs="Times New Roman"/>
                <w:sz w:val="24"/>
                <w:szCs w:val="24"/>
              </w:rPr>
              <w:t xml:space="preserve">With new original books </w:t>
            </w:r>
            <w:commentRangeStart w:id="62"/>
            <w:r w:rsidRPr="008060ED">
              <w:rPr>
                <w:rFonts w:ascii="Times New Roman" w:hAnsi="Times New Roman" w:cs="Times New Roman"/>
                <w:sz w:val="24"/>
                <w:szCs w:val="24"/>
              </w:rPr>
              <w:t xml:space="preserve">with </w:t>
            </w:r>
            <w:commentRangeEnd w:id="62"/>
            <w:r w:rsidR="007A6141">
              <w:rPr>
                <w:rStyle w:val="CommentReference"/>
              </w:rPr>
              <w:commentReference w:id="62"/>
            </w:r>
            <w:r w:rsidRPr="008060ED">
              <w:rPr>
                <w:rFonts w:ascii="Times New Roman" w:hAnsi="Times New Roman" w:cs="Times New Roman"/>
                <w:sz w:val="24"/>
                <w:szCs w:val="24"/>
              </w:rPr>
              <w:t xml:space="preserve">beautiful illustrations released every month, the Booktime app and website currently offer books in </w:t>
            </w:r>
            <w:r w:rsidR="00EA15A4">
              <w:rPr>
                <w:rFonts w:ascii="Times New Roman" w:hAnsi="Times New Roman" w:cs="Times New Roman"/>
                <w:sz w:val="24"/>
                <w:szCs w:val="24"/>
              </w:rPr>
              <w:t>9</w:t>
            </w:r>
            <w:r w:rsidR="00EA15A4" w:rsidRPr="008060ED">
              <w:rPr>
                <w:rFonts w:ascii="Times New Roman" w:hAnsi="Times New Roman" w:cs="Times New Roman"/>
                <w:sz w:val="24"/>
                <w:szCs w:val="24"/>
              </w:rPr>
              <w:t xml:space="preserve"> </w:t>
            </w:r>
            <w:r w:rsidRPr="008060ED">
              <w:rPr>
                <w:rFonts w:ascii="Times New Roman" w:hAnsi="Times New Roman" w:cs="Times New Roman"/>
                <w:sz w:val="24"/>
                <w:szCs w:val="24"/>
              </w:rPr>
              <w:lastRenderedPageBreak/>
              <w:t>languages, with plans to expand our catalog to 15 languages by 2027.</w:t>
            </w:r>
          </w:p>
        </w:tc>
        <w:tc>
          <w:tcPr>
            <w:tcW w:w="4860" w:type="dxa"/>
          </w:tcPr>
          <w:p w14:paraId="1BA2FBFC" w14:textId="5ADC6CE0" w:rsidR="00174051" w:rsidRPr="008060ED" w:rsidRDefault="00483BCB" w:rsidP="008060ED">
            <w:pPr>
              <w:pStyle w:val="NormalWeb"/>
              <w:bidi/>
              <w:spacing w:before="360" w:beforeAutospacing="0" w:line="480" w:lineRule="auto"/>
            </w:pPr>
            <w:r w:rsidRPr="00483BCB">
              <w:rPr>
                <w:rtl/>
              </w:rPr>
              <w:lastRenderedPageBreak/>
              <w:t xml:space="preserve">ومع إصدارنا </w:t>
            </w:r>
            <w:r>
              <w:rPr>
                <w:rFonts w:hint="cs"/>
                <w:rtl/>
              </w:rPr>
              <w:t>كتبًا</w:t>
            </w:r>
            <w:r w:rsidRPr="00483BCB">
              <w:rPr>
                <w:rtl/>
              </w:rPr>
              <w:t xml:space="preserve"> أصلية </w:t>
            </w:r>
            <w:r w:rsidRPr="007434E0">
              <w:rPr>
                <w:rtl/>
              </w:rPr>
              <w:t xml:space="preserve">جديدة </w:t>
            </w:r>
            <w:r w:rsidRPr="007434E0">
              <w:rPr>
                <w:rFonts w:hint="cs"/>
                <w:rtl/>
              </w:rPr>
              <w:t>شهري</w:t>
            </w:r>
            <w:ins w:id="63" w:author="staff" w:date="2026-04-28T16:44:00Z">
              <w:r w:rsidR="007D2B11" w:rsidRPr="007434E0">
                <w:rPr>
                  <w:rFonts w:hint="cs"/>
                  <w:rtl/>
                </w:rPr>
                <w:t>ًّ</w:t>
              </w:r>
            </w:ins>
            <w:del w:id="64" w:author="staff" w:date="2026-04-28T16:44:00Z">
              <w:r w:rsidRPr="007434E0" w:rsidDel="007D2B11">
                <w:rPr>
                  <w:rFonts w:hint="cs"/>
                  <w:rtl/>
                </w:rPr>
                <w:delText>ً</w:delText>
              </w:r>
            </w:del>
            <w:r w:rsidRPr="007434E0">
              <w:rPr>
                <w:rFonts w:hint="cs"/>
                <w:rtl/>
              </w:rPr>
              <w:t>ا</w:t>
            </w:r>
            <w:r w:rsidRPr="007434E0">
              <w:rPr>
                <w:rtl/>
              </w:rPr>
              <w:t xml:space="preserve"> تتميز برسوم خلابة، يوفر تطبيق وموقع «بوك تايم» حالي</w:t>
            </w:r>
            <w:ins w:id="65" w:author="staff" w:date="2026-04-28T16:44:00Z">
              <w:r w:rsidR="007D2B11" w:rsidRPr="007434E0">
                <w:rPr>
                  <w:rFonts w:hint="cs"/>
                  <w:rtl/>
                </w:rPr>
                <w:t>ًّ</w:t>
              </w:r>
            </w:ins>
            <w:r w:rsidRPr="007434E0">
              <w:rPr>
                <w:rtl/>
              </w:rPr>
              <w:t>ا</w:t>
            </w:r>
            <w:del w:id="66" w:author="staff" w:date="2026-04-28T16:44:00Z">
              <w:r w:rsidRPr="007434E0" w:rsidDel="007D2B11">
                <w:rPr>
                  <w:rtl/>
                </w:rPr>
                <w:delText>ً</w:delText>
              </w:r>
            </w:del>
            <w:r w:rsidRPr="007434E0">
              <w:rPr>
                <w:rtl/>
              </w:rPr>
              <w:t xml:space="preserve"> محتوى </w:t>
            </w:r>
            <w:del w:id="67" w:author="staff" w:date="2026-04-28T17:17:00Z">
              <w:r w:rsidRPr="007434E0" w:rsidDel="007434E0">
                <w:rPr>
                  <w:rFonts w:hint="cs"/>
                  <w:rtl/>
                </w:rPr>
                <w:delText>بتسع</w:delText>
              </w:r>
              <w:r w:rsidRPr="007434E0" w:rsidDel="007434E0">
                <w:rPr>
                  <w:lang w:val="en"/>
                  <w:rPrChange w:id="68" w:author="staff" w:date="2026-04-28T17:17:00Z">
                    <w:rPr>
                      <w:b/>
                      <w:bCs/>
                      <w:lang w:val="en"/>
                    </w:rPr>
                  </w:rPrChange>
                </w:rPr>
                <w:delText xml:space="preserve"> </w:delText>
              </w:r>
            </w:del>
            <w:ins w:id="69" w:author="staff" w:date="2026-04-28T17:17:00Z">
              <w:r w:rsidR="007434E0" w:rsidRPr="007434E0">
                <w:rPr>
                  <w:rFonts w:hint="cs"/>
                  <w:rtl/>
                </w:rPr>
                <w:t>بـ 9</w:t>
              </w:r>
              <w:r w:rsidR="007434E0" w:rsidRPr="007434E0">
                <w:rPr>
                  <w:lang w:val="en"/>
                  <w:rPrChange w:id="70" w:author="staff" w:date="2026-04-28T17:17:00Z">
                    <w:rPr>
                      <w:b/>
                      <w:bCs/>
                      <w:lang w:val="en"/>
                    </w:rPr>
                  </w:rPrChange>
                </w:rPr>
                <w:t xml:space="preserve"> </w:t>
              </w:r>
            </w:ins>
            <w:r w:rsidRPr="007434E0">
              <w:rPr>
                <w:rtl/>
                <w:rPrChange w:id="71" w:author="staff" w:date="2026-04-28T17:17:00Z">
                  <w:rPr>
                    <w:b/>
                    <w:bCs/>
                    <w:rtl/>
                  </w:rPr>
                </w:rPrChange>
              </w:rPr>
              <w:t>لغات</w:t>
            </w:r>
            <w:r w:rsidRPr="007434E0">
              <w:rPr>
                <w:rtl/>
              </w:rPr>
              <w:t xml:space="preserve">، مع خطة طموحة للتوسع لتشمل </w:t>
            </w:r>
            <w:ins w:id="72" w:author="staff" w:date="2026-04-28T17:17:00Z">
              <w:r w:rsidR="007434E0" w:rsidRPr="007434E0">
                <w:rPr>
                  <w:rFonts w:hint="cs"/>
                  <w:rtl/>
                </w:rPr>
                <w:t>15</w:t>
              </w:r>
            </w:ins>
            <w:del w:id="73" w:author="staff" w:date="2026-04-28T17:17:00Z">
              <w:r w:rsidRPr="007434E0" w:rsidDel="007434E0">
                <w:rPr>
                  <w:lang w:val="en"/>
                  <w:rPrChange w:id="74" w:author="staff" w:date="2026-04-28T17:17:00Z">
                    <w:rPr>
                      <w:b/>
                      <w:bCs/>
                      <w:lang w:val="en"/>
                    </w:rPr>
                  </w:rPrChange>
                </w:rPr>
                <w:delText xml:space="preserve">15 </w:delText>
              </w:r>
            </w:del>
            <w:ins w:id="75" w:author="staff" w:date="2026-04-28T16:44:00Z">
              <w:r w:rsidR="007D2B11" w:rsidRPr="007434E0">
                <w:rPr>
                  <w:rtl/>
                  <w:lang w:val="en"/>
                  <w:rPrChange w:id="76" w:author="staff" w:date="2026-04-28T17:17:00Z">
                    <w:rPr>
                      <w:b/>
                      <w:bCs/>
                      <w:rtl/>
                      <w:lang w:val="en"/>
                    </w:rPr>
                  </w:rPrChange>
                </w:rPr>
                <w:t xml:space="preserve"> </w:t>
              </w:r>
            </w:ins>
            <w:r w:rsidRPr="007434E0">
              <w:rPr>
                <w:rtl/>
                <w:rPrChange w:id="77" w:author="staff" w:date="2026-04-28T17:17:00Z">
                  <w:rPr>
                    <w:b/>
                    <w:bCs/>
                    <w:rtl/>
                  </w:rPr>
                </w:rPrChange>
              </w:rPr>
              <w:t>لغة</w:t>
            </w:r>
            <w:r w:rsidRPr="007434E0">
              <w:rPr>
                <w:rtl/>
              </w:rPr>
              <w:t xml:space="preserve"> بحلول عام 2027</w:t>
            </w:r>
            <w:r w:rsidRPr="007434E0">
              <w:rPr>
                <w:lang w:val="en"/>
              </w:rPr>
              <w:t>.</w:t>
            </w:r>
          </w:p>
        </w:tc>
      </w:tr>
      <w:tr w:rsidR="00C0478A" w:rsidRPr="00C0478A" w14:paraId="6C6E2D3D" w14:textId="77777777" w:rsidTr="00C0478A">
        <w:tc>
          <w:tcPr>
            <w:tcW w:w="4950" w:type="dxa"/>
          </w:tcPr>
          <w:p w14:paraId="538E17C4" w14:textId="77777777" w:rsidR="00F4219A" w:rsidRPr="008060ED" w:rsidRDefault="00F4219A" w:rsidP="008060ED">
            <w:pPr>
              <w:spacing w:before="360" w:after="240" w:line="480" w:lineRule="auto"/>
              <w:rPr>
                <w:rFonts w:ascii="Times New Roman" w:hAnsi="Times New Roman" w:cs="Times New Roman"/>
                <w:sz w:val="24"/>
                <w:szCs w:val="24"/>
                <w:rtl/>
              </w:rPr>
            </w:pPr>
          </w:p>
        </w:tc>
        <w:tc>
          <w:tcPr>
            <w:tcW w:w="4860" w:type="dxa"/>
          </w:tcPr>
          <w:p w14:paraId="0D32AEF2" w14:textId="77777777" w:rsidR="00F4219A" w:rsidRPr="008060ED" w:rsidRDefault="00F4219A" w:rsidP="008060ED">
            <w:pPr>
              <w:pStyle w:val="NormalWeb"/>
              <w:bidi/>
              <w:spacing w:before="360" w:beforeAutospacing="0" w:line="480" w:lineRule="auto"/>
              <w:rPr>
                <w:rtl/>
              </w:rPr>
            </w:pPr>
          </w:p>
        </w:tc>
      </w:tr>
      <w:tr w:rsidR="00C0478A" w:rsidRPr="00C0478A" w14:paraId="2F887D92" w14:textId="77777777" w:rsidTr="00C0478A">
        <w:tc>
          <w:tcPr>
            <w:tcW w:w="4950" w:type="dxa"/>
          </w:tcPr>
          <w:p w14:paraId="478F0C1E" w14:textId="77777777" w:rsidR="00174051" w:rsidRPr="008060ED" w:rsidRDefault="00174051" w:rsidP="008060ED">
            <w:pPr>
              <w:pStyle w:val="Heading3"/>
              <w:keepNext w:val="0"/>
              <w:keepLines w:val="0"/>
              <w:spacing w:before="360" w:line="480" w:lineRule="auto"/>
              <w:outlineLvl w:val="2"/>
              <w:rPr>
                <w:rFonts w:ascii="Times New Roman" w:hAnsi="Times New Roman" w:cs="Times New Roman"/>
                <w:b/>
                <w:bCs/>
                <w:color w:val="000000"/>
                <w:sz w:val="24"/>
                <w:szCs w:val="24"/>
              </w:rPr>
            </w:pPr>
            <w:bookmarkStart w:id="78" w:name="_fhv7ts1fg0zh" w:colFirst="0" w:colLast="0"/>
            <w:bookmarkEnd w:id="78"/>
            <w:r w:rsidRPr="008060ED">
              <w:rPr>
                <w:rFonts w:ascii="Times New Roman" w:hAnsi="Times New Roman" w:cs="Times New Roman"/>
                <w:b/>
                <w:bCs/>
                <w:color w:val="000000"/>
                <w:sz w:val="24"/>
                <w:szCs w:val="24"/>
              </w:rPr>
              <w:t>What’s Next?</w:t>
            </w:r>
          </w:p>
        </w:tc>
        <w:tc>
          <w:tcPr>
            <w:tcW w:w="4860" w:type="dxa"/>
          </w:tcPr>
          <w:p w14:paraId="53E912F1" w14:textId="03C04077" w:rsidR="001233C6" w:rsidRPr="008060ED" w:rsidRDefault="00C35BCE" w:rsidP="008060ED">
            <w:pPr>
              <w:pStyle w:val="NormalWeb"/>
              <w:bidi/>
              <w:spacing w:before="360" w:beforeAutospacing="0" w:line="480" w:lineRule="auto"/>
            </w:pPr>
            <w:r>
              <w:rPr>
                <w:rFonts w:hint="cs"/>
                <w:b/>
                <w:bCs/>
                <w:rtl/>
              </w:rPr>
              <w:t>محطتنا التالية</w:t>
            </w:r>
          </w:p>
        </w:tc>
      </w:tr>
      <w:tr w:rsidR="00C0478A" w:rsidRPr="00C0478A" w14:paraId="685DB2A0" w14:textId="77777777" w:rsidTr="00C0478A">
        <w:tc>
          <w:tcPr>
            <w:tcW w:w="4950" w:type="dxa"/>
          </w:tcPr>
          <w:p w14:paraId="3E820F0C" w14:textId="77777777" w:rsidR="00E6175E" w:rsidRPr="008060ED" w:rsidRDefault="00E6175E" w:rsidP="008060ED">
            <w:pPr>
              <w:pStyle w:val="Heading3"/>
              <w:keepNext w:val="0"/>
              <w:keepLines w:val="0"/>
              <w:spacing w:before="360" w:line="480" w:lineRule="auto"/>
              <w:outlineLvl w:val="2"/>
              <w:rPr>
                <w:rFonts w:ascii="Times New Roman" w:hAnsi="Times New Roman" w:cs="Times New Roman"/>
                <w:b/>
                <w:bCs/>
                <w:color w:val="000000"/>
                <w:sz w:val="24"/>
                <w:szCs w:val="24"/>
              </w:rPr>
            </w:pPr>
          </w:p>
        </w:tc>
        <w:tc>
          <w:tcPr>
            <w:tcW w:w="4860" w:type="dxa"/>
          </w:tcPr>
          <w:p w14:paraId="1E882770" w14:textId="77777777" w:rsidR="00E6175E" w:rsidRPr="008060ED" w:rsidRDefault="00E6175E" w:rsidP="008060ED">
            <w:pPr>
              <w:pStyle w:val="NormalWeb"/>
              <w:bidi/>
              <w:spacing w:before="360" w:beforeAutospacing="0" w:line="480" w:lineRule="auto"/>
              <w:rPr>
                <w:b/>
                <w:bCs/>
                <w:rtl/>
              </w:rPr>
            </w:pPr>
          </w:p>
        </w:tc>
      </w:tr>
      <w:tr w:rsidR="00C0478A" w:rsidRPr="00C0478A" w14:paraId="43F393FF" w14:textId="77777777" w:rsidTr="00C0478A">
        <w:tc>
          <w:tcPr>
            <w:tcW w:w="4950" w:type="dxa"/>
          </w:tcPr>
          <w:p w14:paraId="22461199" w14:textId="0175BB60" w:rsidR="00174051" w:rsidRPr="008060ED" w:rsidRDefault="00215D12" w:rsidP="008060ED">
            <w:pPr>
              <w:spacing w:before="360" w:after="240" w:line="480" w:lineRule="auto"/>
              <w:rPr>
                <w:rFonts w:ascii="Times New Roman" w:hAnsi="Times New Roman" w:cs="Times New Roman"/>
                <w:sz w:val="24"/>
                <w:szCs w:val="24"/>
              </w:rPr>
            </w:pPr>
            <w:r w:rsidRPr="008060ED">
              <w:rPr>
                <w:rFonts w:ascii="Times New Roman" w:hAnsi="Times New Roman" w:cs="Times New Roman"/>
                <w:sz w:val="24"/>
                <w:szCs w:val="24"/>
              </w:rPr>
              <w:t>We are incredibly impressed by the talent at Birmingham City University, and we aren</w:t>
            </w:r>
            <w:r w:rsidR="00EA15A4">
              <w:rPr>
                <w:rFonts w:ascii="Times New Roman" w:hAnsi="Times New Roman" w:cs="Times New Roman"/>
                <w:sz w:val="24"/>
                <w:szCs w:val="24"/>
              </w:rPr>
              <w:t>’</w:t>
            </w:r>
            <w:r w:rsidRPr="008060ED">
              <w:rPr>
                <w:rFonts w:ascii="Times New Roman" w:hAnsi="Times New Roman" w:cs="Times New Roman"/>
                <w:sz w:val="24"/>
                <w:szCs w:val="24"/>
              </w:rPr>
              <w:t>t stopping here. The Hindawi Foundation is set to roll out the From Brief to Publication assignment across the country, with students at Westminster University in London next in line to take part.</w:t>
            </w:r>
          </w:p>
        </w:tc>
        <w:tc>
          <w:tcPr>
            <w:tcW w:w="4860" w:type="dxa"/>
          </w:tcPr>
          <w:p w14:paraId="5C90DD6A" w14:textId="1F575F5A" w:rsidR="00C35BCE" w:rsidRPr="00C35BCE" w:rsidRDefault="00C35BCE" w:rsidP="00C35BCE">
            <w:pPr>
              <w:pStyle w:val="NormalWeb"/>
              <w:bidi/>
              <w:spacing w:before="360" w:beforeAutospacing="0" w:line="480" w:lineRule="auto"/>
            </w:pPr>
            <w:r w:rsidRPr="00C35BCE">
              <w:rPr>
                <w:rtl/>
              </w:rPr>
              <w:t xml:space="preserve">إن المواهب الاستثنائية التي شهدناها في جامعة </w:t>
            </w:r>
            <w:ins w:id="79" w:author="staff" w:date="2026-04-28T16:45:00Z">
              <w:r w:rsidR="007D2B11">
                <w:rPr>
                  <w:rFonts w:hint="cs"/>
                  <w:rtl/>
                </w:rPr>
                <w:t>«</w:t>
              </w:r>
            </w:ins>
            <w:r w:rsidRPr="00C35BCE">
              <w:rPr>
                <w:rtl/>
              </w:rPr>
              <w:t>برمنجهام سيتي</w:t>
            </w:r>
            <w:ins w:id="80" w:author="staff" w:date="2026-04-28T16:45:00Z">
              <w:r w:rsidR="007D2B11">
                <w:rPr>
                  <w:rFonts w:hint="cs"/>
                  <w:rtl/>
                </w:rPr>
                <w:t>»</w:t>
              </w:r>
            </w:ins>
            <w:r w:rsidRPr="00C35BCE">
              <w:rPr>
                <w:rtl/>
              </w:rPr>
              <w:t xml:space="preserve"> ليست سوى البداية. تعتزم </w:t>
            </w:r>
            <w:ins w:id="81" w:author="staff" w:date="2026-04-28T17:17:00Z">
              <w:r w:rsidR="007434E0">
                <w:rPr>
                  <w:rFonts w:hint="cs"/>
                  <w:rtl/>
                </w:rPr>
                <w:t>«</w:t>
              </w:r>
            </w:ins>
            <w:r w:rsidRPr="00C35BCE">
              <w:rPr>
                <w:rtl/>
              </w:rPr>
              <w:t>مؤسسة هنداوي</w:t>
            </w:r>
            <w:ins w:id="82" w:author="staff" w:date="2026-04-28T16:47:00Z">
              <w:r w:rsidR="007D2B11">
                <w:rPr>
                  <w:rFonts w:hint="cs"/>
                  <w:rtl/>
                </w:rPr>
                <w:t>»</w:t>
              </w:r>
            </w:ins>
            <w:r w:rsidRPr="00C35BCE">
              <w:rPr>
                <w:rtl/>
              </w:rPr>
              <w:t xml:space="preserve"> تعميم تجربة «من المسو</w:t>
            </w:r>
            <w:ins w:id="83" w:author="staff" w:date="2026-04-28T16:45:00Z">
              <w:r w:rsidR="007D2B11">
                <w:rPr>
                  <w:rFonts w:hint="cs"/>
                  <w:rtl/>
                </w:rPr>
                <w:t>َّ</w:t>
              </w:r>
            </w:ins>
            <w:r w:rsidRPr="00C35BCE">
              <w:rPr>
                <w:rtl/>
              </w:rPr>
              <w:t xml:space="preserve">دة </w:t>
            </w:r>
            <w:r w:rsidRPr="007434E0">
              <w:rPr>
                <w:rtl/>
              </w:rPr>
              <w:t xml:space="preserve">إلى النشر» في جامعات أخرى عبر المملكة المتحدة، وستكون </w:t>
            </w:r>
            <w:r w:rsidRPr="007434E0">
              <w:rPr>
                <w:rtl/>
                <w:rPrChange w:id="84" w:author="staff" w:date="2026-04-28T17:18:00Z">
                  <w:rPr>
                    <w:b/>
                    <w:bCs/>
                    <w:rtl/>
                  </w:rPr>
                </w:rPrChange>
              </w:rPr>
              <w:t xml:space="preserve">جامعة </w:t>
            </w:r>
            <w:ins w:id="85" w:author="staff" w:date="2026-04-28T16:45:00Z">
              <w:r w:rsidR="007D2B11" w:rsidRPr="007434E0">
                <w:rPr>
                  <w:rFonts w:hint="eastAsia"/>
                  <w:rtl/>
                  <w:rPrChange w:id="86" w:author="staff" w:date="2026-04-28T17:18:00Z">
                    <w:rPr>
                      <w:rFonts w:hint="eastAsia"/>
                      <w:b/>
                      <w:bCs/>
                      <w:rtl/>
                    </w:rPr>
                  </w:rPrChange>
                </w:rPr>
                <w:t>«</w:t>
              </w:r>
            </w:ins>
            <w:proofErr w:type="spellStart"/>
            <w:r w:rsidRPr="007434E0">
              <w:rPr>
                <w:rtl/>
                <w:rPrChange w:id="87" w:author="staff" w:date="2026-04-28T17:18:00Z">
                  <w:rPr>
                    <w:b/>
                    <w:bCs/>
                    <w:rtl/>
                  </w:rPr>
                </w:rPrChange>
              </w:rPr>
              <w:t>وستمنستر</w:t>
            </w:r>
            <w:proofErr w:type="spellEnd"/>
            <w:ins w:id="88" w:author="staff" w:date="2026-04-28T16:45:00Z">
              <w:r w:rsidR="007D2B11" w:rsidRPr="007434E0">
                <w:rPr>
                  <w:rFonts w:hint="eastAsia"/>
                  <w:rtl/>
                  <w:rPrChange w:id="89" w:author="staff" w:date="2026-04-28T17:18:00Z">
                    <w:rPr>
                      <w:rFonts w:hint="eastAsia"/>
                      <w:b/>
                      <w:bCs/>
                      <w:rtl/>
                    </w:rPr>
                  </w:rPrChange>
                </w:rPr>
                <w:t>»</w:t>
              </w:r>
            </w:ins>
            <w:r w:rsidRPr="007434E0">
              <w:rPr>
                <w:rtl/>
                <w:rPrChange w:id="90" w:author="staff" w:date="2026-04-28T17:18:00Z">
                  <w:rPr>
                    <w:b/>
                    <w:bCs/>
                    <w:rtl/>
                  </w:rPr>
                </w:rPrChange>
              </w:rPr>
              <w:t xml:space="preserve"> في لندن</w:t>
            </w:r>
            <w:r w:rsidRPr="007434E0">
              <w:rPr>
                <w:rtl/>
              </w:rPr>
              <w:t xml:space="preserve"> هي محطتنا القادمة</w:t>
            </w:r>
            <w:r w:rsidRPr="007434E0">
              <w:t>.</w:t>
            </w:r>
          </w:p>
          <w:p w14:paraId="253D83BC" w14:textId="7F480EAA" w:rsidR="00174051" w:rsidRPr="008060ED" w:rsidRDefault="00174051" w:rsidP="008060ED">
            <w:pPr>
              <w:pStyle w:val="NormalWeb"/>
              <w:bidi/>
              <w:spacing w:before="360" w:beforeAutospacing="0" w:line="480" w:lineRule="auto"/>
            </w:pPr>
            <w:bookmarkStart w:id="91" w:name="_GoBack"/>
            <w:bookmarkEnd w:id="91"/>
          </w:p>
        </w:tc>
      </w:tr>
      <w:tr w:rsidR="00C0478A" w:rsidRPr="00C0478A" w14:paraId="0C714223" w14:textId="77777777" w:rsidTr="00C0478A">
        <w:tc>
          <w:tcPr>
            <w:tcW w:w="4950" w:type="dxa"/>
          </w:tcPr>
          <w:p w14:paraId="1133752A" w14:textId="77777777" w:rsidR="00762D76" w:rsidRPr="008060ED" w:rsidRDefault="00762D76" w:rsidP="008060ED">
            <w:pPr>
              <w:spacing w:before="360" w:after="240" w:line="480" w:lineRule="auto"/>
              <w:rPr>
                <w:rFonts w:ascii="Times New Roman" w:hAnsi="Times New Roman" w:cs="Times New Roman"/>
                <w:sz w:val="24"/>
                <w:szCs w:val="24"/>
              </w:rPr>
            </w:pPr>
          </w:p>
        </w:tc>
        <w:tc>
          <w:tcPr>
            <w:tcW w:w="4860" w:type="dxa"/>
          </w:tcPr>
          <w:p w14:paraId="7E227F0E" w14:textId="77777777" w:rsidR="00762D76" w:rsidRPr="008060ED" w:rsidRDefault="00762D76" w:rsidP="008060ED">
            <w:pPr>
              <w:pStyle w:val="NormalWeb"/>
              <w:bidi/>
              <w:spacing w:before="360" w:beforeAutospacing="0" w:line="480" w:lineRule="auto"/>
              <w:rPr>
                <w:rtl/>
              </w:rPr>
            </w:pPr>
          </w:p>
        </w:tc>
      </w:tr>
      <w:tr w:rsidR="00C0478A" w:rsidRPr="00C0478A" w14:paraId="2F6848E6" w14:textId="77777777" w:rsidTr="00C0478A">
        <w:tc>
          <w:tcPr>
            <w:tcW w:w="4950" w:type="dxa"/>
          </w:tcPr>
          <w:p w14:paraId="72816929" w14:textId="77777777" w:rsidR="00174051" w:rsidRPr="008060ED" w:rsidRDefault="00174051" w:rsidP="008060ED">
            <w:pPr>
              <w:spacing w:before="360" w:after="240" w:line="480" w:lineRule="auto"/>
              <w:rPr>
                <w:rFonts w:ascii="Times New Roman" w:hAnsi="Times New Roman" w:cs="Times New Roman"/>
                <w:sz w:val="24"/>
                <w:szCs w:val="24"/>
              </w:rPr>
            </w:pPr>
            <w:r w:rsidRPr="008060ED">
              <w:rPr>
                <w:rFonts w:ascii="Times New Roman" w:hAnsi="Times New Roman" w:cs="Times New Roman"/>
                <w:sz w:val="24"/>
                <w:szCs w:val="24"/>
              </w:rPr>
              <w:t>We cannot wait to share the brilliant work these students create for our young readers around the world!</w:t>
            </w:r>
          </w:p>
        </w:tc>
        <w:tc>
          <w:tcPr>
            <w:tcW w:w="4860" w:type="dxa"/>
          </w:tcPr>
          <w:p w14:paraId="08152CE7" w14:textId="28353053" w:rsidR="001233C6" w:rsidRPr="008060ED" w:rsidRDefault="003E47DD" w:rsidP="008060ED">
            <w:pPr>
              <w:pStyle w:val="NormalWeb"/>
              <w:bidi/>
              <w:spacing w:before="360" w:beforeAutospacing="0" w:line="480" w:lineRule="auto"/>
            </w:pPr>
            <w:r w:rsidRPr="008060ED">
              <w:rPr>
                <w:rFonts w:hint="eastAsia"/>
                <w:rtl/>
              </w:rPr>
              <w:t>نحن</w:t>
            </w:r>
            <w:r w:rsidRPr="008060ED">
              <w:rPr>
                <w:rtl/>
              </w:rPr>
              <w:t xml:space="preserve"> </w:t>
            </w:r>
            <w:r w:rsidRPr="008060ED">
              <w:rPr>
                <w:rFonts w:hint="eastAsia"/>
                <w:rtl/>
              </w:rPr>
              <w:t>متحمسون</w:t>
            </w:r>
            <w:r w:rsidRPr="008060ED">
              <w:rPr>
                <w:rtl/>
              </w:rPr>
              <w:t xml:space="preserve"> </w:t>
            </w:r>
            <w:r w:rsidRPr="008060ED">
              <w:rPr>
                <w:rFonts w:hint="eastAsia"/>
                <w:rtl/>
              </w:rPr>
              <w:t>للغاية</w:t>
            </w:r>
            <w:r w:rsidR="00211A12" w:rsidRPr="008060ED">
              <w:rPr>
                <w:rtl/>
              </w:rPr>
              <w:t xml:space="preserve"> </w:t>
            </w:r>
            <w:r w:rsidR="00C35BCE">
              <w:rPr>
                <w:rFonts w:hint="cs"/>
                <w:rtl/>
              </w:rPr>
              <w:t>لمشاركة</w:t>
            </w:r>
            <w:r w:rsidR="00C35BCE" w:rsidRPr="008060ED">
              <w:rPr>
                <w:rtl/>
              </w:rPr>
              <w:t xml:space="preserve"> </w:t>
            </w:r>
            <w:r w:rsidR="00D8065D" w:rsidRPr="008060ED">
              <w:rPr>
                <w:rtl/>
              </w:rPr>
              <w:t>الإبداعات</w:t>
            </w:r>
            <w:r w:rsidR="00211A12" w:rsidRPr="008060ED">
              <w:rPr>
                <w:rtl/>
              </w:rPr>
              <w:t xml:space="preserve"> المذهلة </w:t>
            </w:r>
            <w:r w:rsidR="00C35BCE">
              <w:rPr>
                <w:rFonts w:hint="cs"/>
                <w:rtl/>
              </w:rPr>
              <w:t>ل</w:t>
            </w:r>
            <w:r w:rsidR="00211A12" w:rsidRPr="008060ED">
              <w:rPr>
                <w:rtl/>
              </w:rPr>
              <w:t xml:space="preserve">هؤلاء الطلاب </w:t>
            </w:r>
            <w:r w:rsidR="00C35BCE">
              <w:rPr>
                <w:rFonts w:hint="cs"/>
                <w:rtl/>
              </w:rPr>
              <w:t>مع</w:t>
            </w:r>
            <w:r w:rsidR="00C35BCE" w:rsidRPr="008060ED">
              <w:rPr>
                <w:rtl/>
              </w:rPr>
              <w:t xml:space="preserve"> </w:t>
            </w:r>
            <w:r w:rsidR="00211A12" w:rsidRPr="008060ED">
              <w:rPr>
                <w:rtl/>
              </w:rPr>
              <w:t>قرائنا الصغار حول العالم</w:t>
            </w:r>
            <w:r w:rsidR="00211A12" w:rsidRPr="008060ED">
              <w:t>!</w:t>
            </w:r>
          </w:p>
        </w:tc>
      </w:tr>
    </w:tbl>
    <w:p w14:paraId="4EC1751F" w14:textId="77777777" w:rsidR="0000695C" w:rsidRPr="008060ED" w:rsidRDefault="0000695C" w:rsidP="008060ED">
      <w:pPr>
        <w:spacing w:before="360" w:line="480" w:lineRule="auto"/>
        <w:rPr>
          <w:rFonts w:ascii="Times New Roman" w:hAnsi="Times New Roman" w:cs="Times New Roman"/>
          <w:sz w:val="24"/>
          <w:szCs w:val="24"/>
        </w:rPr>
      </w:pPr>
    </w:p>
    <w:sectPr w:rsidR="0000695C" w:rsidRPr="008060ED" w:rsidSect="008060ED">
      <w:pgSz w:w="12240" w:h="15840"/>
      <w:pgMar w:top="1440" w:right="1800" w:bottom="1440" w:left="1800" w:header="720" w:footer="72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2" w:author="Lana Rashed" w:date="2026-04-28T14:38:00Z" w:initials="s">
    <w:p w14:paraId="0F5AA491" w14:textId="6B5D7EDA" w:rsidR="007A6141" w:rsidRDefault="007A6141">
      <w:pPr>
        <w:pStyle w:val="CommentText"/>
      </w:pPr>
      <w:r>
        <w:rPr>
          <w:rStyle w:val="CommentReference"/>
        </w:rPr>
        <w:annotationRef/>
      </w:r>
      <w:r>
        <w:t>Featuring</w:t>
      </w:r>
    </w:p>
    <w:p w14:paraId="28F9431D" w14:textId="5FC478C9" w:rsidR="007A6141" w:rsidRDefault="007A6141">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8F9431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8F9431D" w16cid:durableId="2D9B56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E611E3" w14:textId="77777777" w:rsidR="0000593C" w:rsidRDefault="0000593C" w:rsidP="00EA15A4">
      <w:pPr>
        <w:spacing w:line="240" w:lineRule="auto"/>
      </w:pPr>
      <w:r>
        <w:separator/>
      </w:r>
    </w:p>
  </w:endnote>
  <w:endnote w:type="continuationSeparator" w:id="0">
    <w:p w14:paraId="350F40CE" w14:textId="77777777" w:rsidR="0000593C" w:rsidRDefault="0000593C" w:rsidP="00EA15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4CDE70F8-893E-4A0E-B899-AC2348CCBA0D}"/>
  </w:font>
  <w:font w:name="Calibri">
    <w:panose1 w:val="020F0502020204030204"/>
    <w:charset w:val="00"/>
    <w:family w:val="swiss"/>
    <w:pitch w:val="variable"/>
    <w:sig w:usb0="E0002EFF" w:usb1="C000247B" w:usb2="00000009" w:usb3="00000000" w:csb0="000001FF" w:csb1="00000000"/>
    <w:embedRegular r:id="rId2" w:fontKey="{BEC9BE7F-FA04-4F1C-901E-EE0B92853276}"/>
  </w:font>
  <w:font w:name="Cambria">
    <w:panose1 w:val="02040503050406030204"/>
    <w:charset w:val="00"/>
    <w:family w:val="roman"/>
    <w:pitch w:val="variable"/>
    <w:sig w:usb0="E00006FF" w:usb1="420024FF" w:usb2="02000000" w:usb3="00000000" w:csb0="0000019F" w:csb1="00000000"/>
    <w:embedRegular r:id="rId3" w:fontKey="{181BDAD6-10C3-47AF-AC7D-E1BB22061D2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145C03" w14:textId="77777777" w:rsidR="0000593C" w:rsidRDefault="0000593C" w:rsidP="00EA15A4">
      <w:pPr>
        <w:spacing w:line="240" w:lineRule="auto"/>
      </w:pPr>
      <w:r>
        <w:separator/>
      </w:r>
    </w:p>
  </w:footnote>
  <w:footnote w:type="continuationSeparator" w:id="0">
    <w:p w14:paraId="1A4FE103" w14:textId="77777777" w:rsidR="0000593C" w:rsidRDefault="0000593C" w:rsidP="00EA15A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88C635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5233438F"/>
    <w:multiLevelType w:val="hybridMultilevel"/>
    <w:tmpl w:val="2FEA8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47C0F49"/>
    <w:multiLevelType w:val="hybridMultilevel"/>
    <w:tmpl w:val="BAF27798"/>
    <w:lvl w:ilvl="0" w:tplc="8AB4ABF0">
      <w:numFmt w:val="bullet"/>
      <w:lvlText w:val="—"/>
      <w:lvlJc w:val="left"/>
      <w:pPr>
        <w:ind w:left="720" w:hanging="360"/>
      </w:pPr>
      <w:rPr>
        <w:rFonts w:ascii="Times New Roman" w:eastAsia="Arial" w:hAnsi="Times New Roman" w:cs="Times New Roman" w:hint="default"/>
        <w:b/>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taff">
    <w15:presenceInfo w15:providerId="None" w15:userId="staff"/>
  </w15:person>
  <w15:person w15:author="Lana Rashed">
    <w15:presenceInfo w15:providerId="None" w15:userId="Lana Rash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95C"/>
    <w:rsid w:val="000033C2"/>
    <w:rsid w:val="000049A0"/>
    <w:rsid w:val="0000593C"/>
    <w:rsid w:val="0000695C"/>
    <w:rsid w:val="00007213"/>
    <w:rsid w:val="0003002E"/>
    <w:rsid w:val="0005064C"/>
    <w:rsid w:val="00051271"/>
    <w:rsid w:val="00055A10"/>
    <w:rsid w:val="000637DB"/>
    <w:rsid w:val="00064878"/>
    <w:rsid w:val="00064F5F"/>
    <w:rsid w:val="00084319"/>
    <w:rsid w:val="0008516E"/>
    <w:rsid w:val="00086112"/>
    <w:rsid w:val="000931A0"/>
    <w:rsid w:val="0009383C"/>
    <w:rsid w:val="000A241D"/>
    <w:rsid w:val="000A3343"/>
    <w:rsid w:val="000B7F90"/>
    <w:rsid w:val="000C78EF"/>
    <w:rsid w:val="000D277F"/>
    <w:rsid w:val="000F6F13"/>
    <w:rsid w:val="00117AE0"/>
    <w:rsid w:val="00117B1A"/>
    <w:rsid w:val="001233C6"/>
    <w:rsid w:val="00127014"/>
    <w:rsid w:val="00174051"/>
    <w:rsid w:val="001943C7"/>
    <w:rsid w:val="00196F43"/>
    <w:rsid w:val="001A038D"/>
    <w:rsid w:val="001A0A27"/>
    <w:rsid w:val="001A2E18"/>
    <w:rsid w:val="001B72CB"/>
    <w:rsid w:val="001B73B6"/>
    <w:rsid w:val="001C00E2"/>
    <w:rsid w:val="001C3B32"/>
    <w:rsid w:val="001D62C0"/>
    <w:rsid w:val="001E4EB7"/>
    <w:rsid w:val="00203728"/>
    <w:rsid w:val="00211A12"/>
    <w:rsid w:val="00215D12"/>
    <w:rsid w:val="00240055"/>
    <w:rsid w:val="0025005E"/>
    <w:rsid w:val="00252F97"/>
    <w:rsid w:val="00260FAA"/>
    <w:rsid w:val="00263A4A"/>
    <w:rsid w:val="00293DA5"/>
    <w:rsid w:val="00294416"/>
    <w:rsid w:val="002A0AB9"/>
    <w:rsid w:val="002B12BB"/>
    <w:rsid w:val="002B7262"/>
    <w:rsid w:val="002D2C22"/>
    <w:rsid w:val="002D46CD"/>
    <w:rsid w:val="002D4DD7"/>
    <w:rsid w:val="002E44EB"/>
    <w:rsid w:val="002F19E7"/>
    <w:rsid w:val="00317B9B"/>
    <w:rsid w:val="00323578"/>
    <w:rsid w:val="00326565"/>
    <w:rsid w:val="003350D1"/>
    <w:rsid w:val="00335167"/>
    <w:rsid w:val="00336C1E"/>
    <w:rsid w:val="003373D1"/>
    <w:rsid w:val="00356800"/>
    <w:rsid w:val="00367036"/>
    <w:rsid w:val="00381B24"/>
    <w:rsid w:val="00383120"/>
    <w:rsid w:val="003A0041"/>
    <w:rsid w:val="003B15F8"/>
    <w:rsid w:val="003B3037"/>
    <w:rsid w:val="003B3E1D"/>
    <w:rsid w:val="003B44FF"/>
    <w:rsid w:val="003C2114"/>
    <w:rsid w:val="003E47DD"/>
    <w:rsid w:val="0040257D"/>
    <w:rsid w:val="004051EB"/>
    <w:rsid w:val="00413ADD"/>
    <w:rsid w:val="00416869"/>
    <w:rsid w:val="0042224D"/>
    <w:rsid w:val="0042528C"/>
    <w:rsid w:val="0044419A"/>
    <w:rsid w:val="0045340E"/>
    <w:rsid w:val="00467233"/>
    <w:rsid w:val="00483BCB"/>
    <w:rsid w:val="0048623E"/>
    <w:rsid w:val="0049339E"/>
    <w:rsid w:val="004A02C9"/>
    <w:rsid w:val="004A0ECE"/>
    <w:rsid w:val="004A5EF2"/>
    <w:rsid w:val="004A6D45"/>
    <w:rsid w:val="004B4D0C"/>
    <w:rsid w:val="004C0E0C"/>
    <w:rsid w:val="004C643D"/>
    <w:rsid w:val="004D396E"/>
    <w:rsid w:val="004D4B4D"/>
    <w:rsid w:val="004F011C"/>
    <w:rsid w:val="004F3E0B"/>
    <w:rsid w:val="004F5A81"/>
    <w:rsid w:val="00511A79"/>
    <w:rsid w:val="00512005"/>
    <w:rsid w:val="0051674F"/>
    <w:rsid w:val="00524CF0"/>
    <w:rsid w:val="00532585"/>
    <w:rsid w:val="0053791C"/>
    <w:rsid w:val="00546BEE"/>
    <w:rsid w:val="005475B0"/>
    <w:rsid w:val="0056011E"/>
    <w:rsid w:val="0056422E"/>
    <w:rsid w:val="00564B43"/>
    <w:rsid w:val="00571896"/>
    <w:rsid w:val="005753E7"/>
    <w:rsid w:val="00576374"/>
    <w:rsid w:val="00582B90"/>
    <w:rsid w:val="005858AA"/>
    <w:rsid w:val="005C3E7E"/>
    <w:rsid w:val="005C436F"/>
    <w:rsid w:val="005C76A2"/>
    <w:rsid w:val="005D18FC"/>
    <w:rsid w:val="005E6CB1"/>
    <w:rsid w:val="005F5946"/>
    <w:rsid w:val="005F7DD1"/>
    <w:rsid w:val="00615671"/>
    <w:rsid w:val="0064118A"/>
    <w:rsid w:val="00641D9B"/>
    <w:rsid w:val="00643F61"/>
    <w:rsid w:val="00654F9E"/>
    <w:rsid w:val="006560FC"/>
    <w:rsid w:val="006672BB"/>
    <w:rsid w:val="00683062"/>
    <w:rsid w:val="006A33AA"/>
    <w:rsid w:val="006A4261"/>
    <w:rsid w:val="006B1FB4"/>
    <w:rsid w:val="006B3ABE"/>
    <w:rsid w:val="006D1CE2"/>
    <w:rsid w:val="006E267C"/>
    <w:rsid w:val="006E7EC3"/>
    <w:rsid w:val="006F188F"/>
    <w:rsid w:val="006F5C4B"/>
    <w:rsid w:val="006F758E"/>
    <w:rsid w:val="00704FCB"/>
    <w:rsid w:val="0071063C"/>
    <w:rsid w:val="007124C4"/>
    <w:rsid w:val="00712D09"/>
    <w:rsid w:val="00713423"/>
    <w:rsid w:val="00715F9F"/>
    <w:rsid w:val="007434E0"/>
    <w:rsid w:val="0074408E"/>
    <w:rsid w:val="0074565D"/>
    <w:rsid w:val="00751DF7"/>
    <w:rsid w:val="00754957"/>
    <w:rsid w:val="00762D76"/>
    <w:rsid w:val="00766A36"/>
    <w:rsid w:val="00772ACA"/>
    <w:rsid w:val="00775D70"/>
    <w:rsid w:val="00784139"/>
    <w:rsid w:val="00790098"/>
    <w:rsid w:val="007A3ED6"/>
    <w:rsid w:val="007A43F0"/>
    <w:rsid w:val="007A6141"/>
    <w:rsid w:val="007C22CE"/>
    <w:rsid w:val="007C32CB"/>
    <w:rsid w:val="007D2237"/>
    <w:rsid w:val="007D2B11"/>
    <w:rsid w:val="007D32EA"/>
    <w:rsid w:val="007E1D15"/>
    <w:rsid w:val="007E360D"/>
    <w:rsid w:val="007E663A"/>
    <w:rsid w:val="007F551A"/>
    <w:rsid w:val="008060ED"/>
    <w:rsid w:val="00811511"/>
    <w:rsid w:val="00812775"/>
    <w:rsid w:val="00825573"/>
    <w:rsid w:val="008509C9"/>
    <w:rsid w:val="00854716"/>
    <w:rsid w:val="0085684E"/>
    <w:rsid w:val="008579C4"/>
    <w:rsid w:val="00861AC2"/>
    <w:rsid w:val="0086329B"/>
    <w:rsid w:val="00864439"/>
    <w:rsid w:val="008670A7"/>
    <w:rsid w:val="00867ED3"/>
    <w:rsid w:val="008711A1"/>
    <w:rsid w:val="00871EA0"/>
    <w:rsid w:val="008769C6"/>
    <w:rsid w:val="00884979"/>
    <w:rsid w:val="008B56DA"/>
    <w:rsid w:val="008C686F"/>
    <w:rsid w:val="008D3F28"/>
    <w:rsid w:val="008D4B5E"/>
    <w:rsid w:val="008D5762"/>
    <w:rsid w:val="008F16CF"/>
    <w:rsid w:val="008F5214"/>
    <w:rsid w:val="00900032"/>
    <w:rsid w:val="009061DF"/>
    <w:rsid w:val="00931CC9"/>
    <w:rsid w:val="009445A9"/>
    <w:rsid w:val="0095648B"/>
    <w:rsid w:val="00966317"/>
    <w:rsid w:val="00966AF9"/>
    <w:rsid w:val="009A2B87"/>
    <w:rsid w:val="009A48B1"/>
    <w:rsid w:val="009D16D7"/>
    <w:rsid w:val="009D641E"/>
    <w:rsid w:val="009E0505"/>
    <w:rsid w:val="009E502C"/>
    <w:rsid w:val="009F7257"/>
    <w:rsid w:val="00A028BC"/>
    <w:rsid w:val="00A35999"/>
    <w:rsid w:val="00A45B3B"/>
    <w:rsid w:val="00A50FEA"/>
    <w:rsid w:val="00A52C65"/>
    <w:rsid w:val="00A573C5"/>
    <w:rsid w:val="00A87B02"/>
    <w:rsid w:val="00AA2D2D"/>
    <w:rsid w:val="00AA4BEA"/>
    <w:rsid w:val="00AC61EC"/>
    <w:rsid w:val="00AD1BFB"/>
    <w:rsid w:val="00AD4C83"/>
    <w:rsid w:val="00AE49B2"/>
    <w:rsid w:val="00AE5BA4"/>
    <w:rsid w:val="00AE5E3D"/>
    <w:rsid w:val="00AE6A36"/>
    <w:rsid w:val="00B25BB9"/>
    <w:rsid w:val="00B368E5"/>
    <w:rsid w:val="00B3694F"/>
    <w:rsid w:val="00B52C3D"/>
    <w:rsid w:val="00B643ED"/>
    <w:rsid w:val="00B83F8F"/>
    <w:rsid w:val="00B94DE3"/>
    <w:rsid w:val="00B95600"/>
    <w:rsid w:val="00BA2B3D"/>
    <w:rsid w:val="00BA7881"/>
    <w:rsid w:val="00BB65FB"/>
    <w:rsid w:val="00BC739C"/>
    <w:rsid w:val="00BE299F"/>
    <w:rsid w:val="00BF44BC"/>
    <w:rsid w:val="00C0478A"/>
    <w:rsid w:val="00C11E0C"/>
    <w:rsid w:val="00C30F25"/>
    <w:rsid w:val="00C35BCE"/>
    <w:rsid w:val="00C4356A"/>
    <w:rsid w:val="00C457E2"/>
    <w:rsid w:val="00C508BE"/>
    <w:rsid w:val="00C539C8"/>
    <w:rsid w:val="00C659D1"/>
    <w:rsid w:val="00C944B1"/>
    <w:rsid w:val="00CB6C3B"/>
    <w:rsid w:val="00CC175B"/>
    <w:rsid w:val="00CF28FE"/>
    <w:rsid w:val="00CF2D9B"/>
    <w:rsid w:val="00D0165C"/>
    <w:rsid w:val="00D073EB"/>
    <w:rsid w:val="00D14D97"/>
    <w:rsid w:val="00D158B9"/>
    <w:rsid w:val="00D434A7"/>
    <w:rsid w:val="00D50C6F"/>
    <w:rsid w:val="00D5620B"/>
    <w:rsid w:val="00D60EDD"/>
    <w:rsid w:val="00D75E06"/>
    <w:rsid w:val="00D8065D"/>
    <w:rsid w:val="00D83E61"/>
    <w:rsid w:val="00D871F3"/>
    <w:rsid w:val="00DB3E7F"/>
    <w:rsid w:val="00DC7CD5"/>
    <w:rsid w:val="00DD2051"/>
    <w:rsid w:val="00DE0889"/>
    <w:rsid w:val="00DF41A8"/>
    <w:rsid w:val="00E42654"/>
    <w:rsid w:val="00E51053"/>
    <w:rsid w:val="00E552F1"/>
    <w:rsid w:val="00E603BB"/>
    <w:rsid w:val="00E60D1B"/>
    <w:rsid w:val="00E6175E"/>
    <w:rsid w:val="00E6612B"/>
    <w:rsid w:val="00E728A8"/>
    <w:rsid w:val="00E72AF0"/>
    <w:rsid w:val="00E970F1"/>
    <w:rsid w:val="00EA117F"/>
    <w:rsid w:val="00EA15A4"/>
    <w:rsid w:val="00EA3FBA"/>
    <w:rsid w:val="00EA7ABD"/>
    <w:rsid w:val="00EB244F"/>
    <w:rsid w:val="00ED5379"/>
    <w:rsid w:val="00EF7F54"/>
    <w:rsid w:val="00F22E3B"/>
    <w:rsid w:val="00F34F87"/>
    <w:rsid w:val="00F350DE"/>
    <w:rsid w:val="00F4219A"/>
    <w:rsid w:val="00F61B0C"/>
    <w:rsid w:val="00F62743"/>
    <w:rsid w:val="00F73BC5"/>
    <w:rsid w:val="00F74692"/>
    <w:rsid w:val="00F77294"/>
    <w:rsid w:val="00F84BB8"/>
    <w:rsid w:val="00F8741C"/>
    <w:rsid w:val="00F92E04"/>
    <w:rsid w:val="00F95422"/>
    <w:rsid w:val="00FB31C9"/>
    <w:rsid w:val="00FC04C1"/>
    <w:rsid w:val="00FC29CF"/>
    <w:rsid w:val="00FC71D3"/>
    <w:rsid w:val="00FE26FD"/>
    <w:rsid w:val="00FE5645"/>
    <w:rsid w:val="00FF3892"/>
    <w:rsid w:val="00FF79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FC99B"/>
  <w15:docId w15:val="{64554503-19EB-4E78-96F2-25622EB49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17405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30F2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ommentReference">
    <w:name w:val="annotation reference"/>
    <w:basedOn w:val="DefaultParagraphFont"/>
    <w:uiPriority w:val="99"/>
    <w:semiHidden/>
    <w:unhideWhenUsed/>
    <w:rsid w:val="0056011E"/>
    <w:rPr>
      <w:sz w:val="16"/>
      <w:szCs w:val="16"/>
    </w:rPr>
  </w:style>
  <w:style w:type="paragraph" w:styleId="CommentText">
    <w:name w:val="annotation text"/>
    <w:basedOn w:val="Normal"/>
    <w:link w:val="CommentTextChar"/>
    <w:uiPriority w:val="99"/>
    <w:semiHidden/>
    <w:unhideWhenUsed/>
    <w:rsid w:val="0056011E"/>
    <w:pPr>
      <w:spacing w:line="240" w:lineRule="auto"/>
    </w:pPr>
    <w:rPr>
      <w:sz w:val="20"/>
      <w:szCs w:val="20"/>
    </w:rPr>
  </w:style>
  <w:style w:type="character" w:customStyle="1" w:styleId="CommentTextChar">
    <w:name w:val="Comment Text Char"/>
    <w:basedOn w:val="DefaultParagraphFont"/>
    <w:link w:val="CommentText"/>
    <w:uiPriority w:val="99"/>
    <w:semiHidden/>
    <w:rsid w:val="0056011E"/>
    <w:rPr>
      <w:sz w:val="20"/>
      <w:szCs w:val="20"/>
    </w:rPr>
  </w:style>
  <w:style w:type="paragraph" w:styleId="CommentSubject">
    <w:name w:val="annotation subject"/>
    <w:basedOn w:val="CommentText"/>
    <w:next w:val="CommentText"/>
    <w:link w:val="CommentSubjectChar"/>
    <w:uiPriority w:val="99"/>
    <w:semiHidden/>
    <w:unhideWhenUsed/>
    <w:rsid w:val="0056011E"/>
    <w:rPr>
      <w:b/>
      <w:bCs/>
    </w:rPr>
  </w:style>
  <w:style w:type="character" w:customStyle="1" w:styleId="CommentSubjectChar">
    <w:name w:val="Comment Subject Char"/>
    <w:basedOn w:val="CommentTextChar"/>
    <w:link w:val="CommentSubject"/>
    <w:uiPriority w:val="99"/>
    <w:semiHidden/>
    <w:rsid w:val="0056011E"/>
    <w:rPr>
      <w:b/>
      <w:bCs/>
      <w:sz w:val="20"/>
      <w:szCs w:val="20"/>
    </w:rPr>
  </w:style>
  <w:style w:type="paragraph" w:styleId="BalloonText">
    <w:name w:val="Balloon Text"/>
    <w:basedOn w:val="Normal"/>
    <w:link w:val="BalloonTextChar"/>
    <w:uiPriority w:val="99"/>
    <w:semiHidden/>
    <w:unhideWhenUsed/>
    <w:rsid w:val="0056011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011E"/>
    <w:rPr>
      <w:rFonts w:ascii="Segoe UI" w:hAnsi="Segoe UI" w:cs="Segoe UI"/>
      <w:sz w:val="18"/>
      <w:szCs w:val="18"/>
    </w:rPr>
  </w:style>
  <w:style w:type="paragraph" w:styleId="ListBullet">
    <w:name w:val="List Bullet"/>
    <w:basedOn w:val="Normal"/>
    <w:uiPriority w:val="99"/>
    <w:unhideWhenUsed/>
    <w:rsid w:val="004A5EF2"/>
    <w:pPr>
      <w:numPr>
        <w:numId w:val="1"/>
      </w:numPr>
      <w:contextualSpacing/>
    </w:pPr>
  </w:style>
  <w:style w:type="paragraph" w:styleId="ListParagraph">
    <w:name w:val="List Paragraph"/>
    <w:basedOn w:val="Normal"/>
    <w:uiPriority w:val="34"/>
    <w:qFormat/>
    <w:rsid w:val="00AE6A36"/>
    <w:pPr>
      <w:ind w:left="720"/>
      <w:contextualSpacing/>
    </w:pPr>
  </w:style>
  <w:style w:type="paragraph" w:styleId="Header">
    <w:name w:val="header"/>
    <w:basedOn w:val="Normal"/>
    <w:link w:val="HeaderChar"/>
    <w:uiPriority w:val="99"/>
    <w:unhideWhenUsed/>
    <w:rsid w:val="00EA15A4"/>
    <w:pPr>
      <w:tabs>
        <w:tab w:val="center" w:pos="4320"/>
        <w:tab w:val="right" w:pos="8640"/>
      </w:tabs>
      <w:spacing w:line="240" w:lineRule="auto"/>
    </w:pPr>
  </w:style>
  <w:style w:type="character" w:customStyle="1" w:styleId="HeaderChar">
    <w:name w:val="Header Char"/>
    <w:basedOn w:val="DefaultParagraphFont"/>
    <w:link w:val="Header"/>
    <w:uiPriority w:val="99"/>
    <w:rsid w:val="00EA15A4"/>
  </w:style>
  <w:style w:type="paragraph" w:styleId="Footer">
    <w:name w:val="footer"/>
    <w:basedOn w:val="Normal"/>
    <w:link w:val="FooterChar"/>
    <w:uiPriority w:val="99"/>
    <w:unhideWhenUsed/>
    <w:rsid w:val="00EA15A4"/>
    <w:pPr>
      <w:tabs>
        <w:tab w:val="center" w:pos="4320"/>
        <w:tab w:val="right" w:pos="8640"/>
      </w:tabs>
      <w:spacing w:line="240" w:lineRule="auto"/>
    </w:pPr>
  </w:style>
  <w:style w:type="character" w:customStyle="1" w:styleId="FooterChar">
    <w:name w:val="Footer Char"/>
    <w:basedOn w:val="DefaultParagraphFont"/>
    <w:link w:val="Footer"/>
    <w:uiPriority w:val="99"/>
    <w:rsid w:val="00EA15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74666">
      <w:bodyDiv w:val="1"/>
      <w:marLeft w:val="0"/>
      <w:marRight w:val="0"/>
      <w:marTop w:val="0"/>
      <w:marBottom w:val="0"/>
      <w:divBdr>
        <w:top w:val="none" w:sz="0" w:space="0" w:color="auto"/>
        <w:left w:val="none" w:sz="0" w:space="0" w:color="auto"/>
        <w:bottom w:val="none" w:sz="0" w:space="0" w:color="auto"/>
        <w:right w:val="none" w:sz="0" w:space="0" w:color="auto"/>
      </w:divBdr>
    </w:div>
    <w:div w:id="28652546">
      <w:bodyDiv w:val="1"/>
      <w:marLeft w:val="0"/>
      <w:marRight w:val="0"/>
      <w:marTop w:val="0"/>
      <w:marBottom w:val="0"/>
      <w:divBdr>
        <w:top w:val="none" w:sz="0" w:space="0" w:color="auto"/>
        <w:left w:val="none" w:sz="0" w:space="0" w:color="auto"/>
        <w:bottom w:val="none" w:sz="0" w:space="0" w:color="auto"/>
        <w:right w:val="none" w:sz="0" w:space="0" w:color="auto"/>
      </w:divBdr>
    </w:div>
    <w:div w:id="107507256">
      <w:bodyDiv w:val="1"/>
      <w:marLeft w:val="0"/>
      <w:marRight w:val="0"/>
      <w:marTop w:val="0"/>
      <w:marBottom w:val="0"/>
      <w:divBdr>
        <w:top w:val="none" w:sz="0" w:space="0" w:color="auto"/>
        <w:left w:val="none" w:sz="0" w:space="0" w:color="auto"/>
        <w:bottom w:val="none" w:sz="0" w:space="0" w:color="auto"/>
        <w:right w:val="none" w:sz="0" w:space="0" w:color="auto"/>
      </w:divBdr>
    </w:div>
    <w:div w:id="110520260">
      <w:bodyDiv w:val="1"/>
      <w:marLeft w:val="0"/>
      <w:marRight w:val="0"/>
      <w:marTop w:val="0"/>
      <w:marBottom w:val="0"/>
      <w:divBdr>
        <w:top w:val="none" w:sz="0" w:space="0" w:color="auto"/>
        <w:left w:val="none" w:sz="0" w:space="0" w:color="auto"/>
        <w:bottom w:val="none" w:sz="0" w:space="0" w:color="auto"/>
        <w:right w:val="none" w:sz="0" w:space="0" w:color="auto"/>
      </w:divBdr>
    </w:div>
    <w:div w:id="133572803">
      <w:bodyDiv w:val="1"/>
      <w:marLeft w:val="0"/>
      <w:marRight w:val="0"/>
      <w:marTop w:val="0"/>
      <w:marBottom w:val="0"/>
      <w:divBdr>
        <w:top w:val="none" w:sz="0" w:space="0" w:color="auto"/>
        <w:left w:val="none" w:sz="0" w:space="0" w:color="auto"/>
        <w:bottom w:val="none" w:sz="0" w:space="0" w:color="auto"/>
        <w:right w:val="none" w:sz="0" w:space="0" w:color="auto"/>
      </w:divBdr>
    </w:div>
    <w:div w:id="193075523">
      <w:bodyDiv w:val="1"/>
      <w:marLeft w:val="0"/>
      <w:marRight w:val="0"/>
      <w:marTop w:val="0"/>
      <w:marBottom w:val="0"/>
      <w:divBdr>
        <w:top w:val="none" w:sz="0" w:space="0" w:color="auto"/>
        <w:left w:val="none" w:sz="0" w:space="0" w:color="auto"/>
        <w:bottom w:val="none" w:sz="0" w:space="0" w:color="auto"/>
        <w:right w:val="none" w:sz="0" w:space="0" w:color="auto"/>
      </w:divBdr>
    </w:div>
    <w:div w:id="210768694">
      <w:bodyDiv w:val="1"/>
      <w:marLeft w:val="0"/>
      <w:marRight w:val="0"/>
      <w:marTop w:val="0"/>
      <w:marBottom w:val="0"/>
      <w:divBdr>
        <w:top w:val="none" w:sz="0" w:space="0" w:color="auto"/>
        <w:left w:val="none" w:sz="0" w:space="0" w:color="auto"/>
        <w:bottom w:val="none" w:sz="0" w:space="0" w:color="auto"/>
        <w:right w:val="none" w:sz="0" w:space="0" w:color="auto"/>
      </w:divBdr>
    </w:div>
    <w:div w:id="221017744">
      <w:bodyDiv w:val="1"/>
      <w:marLeft w:val="0"/>
      <w:marRight w:val="0"/>
      <w:marTop w:val="0"/>
      <w:marBottom w:val="0"/>
      <w:divBdr>
        <w:top w:val="none" w:sz="0" w:space="0" w:color="auto"/>
        <w:left w:val="none" w:sz="0" w:space="0" w:color="auto"/>
        <w:bottom w:val="none" w:sz="0" w:space="0" w:color="auto"/>
        <w:right w:val="none" w:sz="0" w:space="0" w:color="auto"/>
      </w:divBdr>
    </w:div>
    <w:div w:id="259030445">
      <w:bodyDiv w:val="1"/>
      <w:marLeft w:val="0"/>
      <w:marRight w:val="0"/>
      <w:marTop w:val="0"/>
      <w:marBottom w:val="0"/>
      <w:divBdr>
        <w:top w:val="none" w:sz="0" w:space="0" w:color="auto"/>
        <w:left w:val="none" w:sz="0" w:space="0" w:color="auto"/>
        <w:bottom w:val="none" w:sz="0" w:space="0" w:color="auto"/>
        <w:right w:val="none" w:sz="0" w:space="0" w:color="auto"/>
      </w:divBdr>
    </w:div>
    <w:div w:id="272060580">
      <w:bodyDiv w:val="1"/>
      <w:marLeft w:val="0"/>
      <w:marRight w:val="0"/>
      <w:marTop w:val="0"/>
      <w:marBottom w:val="0"/>
      <w:divBdr>
        <w:top w:val="none" w:sz="0" w:space="0" w:color="auto"/>
        <w:left w:val="none" w:sz="0" w:space="0" w:color="auto"/>
        <w:bottom w:val="none" w:sz="0" w:space="0" w:color="auto"/>
        <w:right w:val="none" w:sz="0" w:space="0" w:color="auto"/>
      </w:divBdr>
    </w:div>
    <w:div w:id="274217334">
      <w:bodyDiv w:val="1"/>
      <w:marLeft w:val="0"/>
      <w:marRight w:val="0"/>
      <w:marTop w:val="0"/>
      <w:marBottom w:val="0"/>
      <w:divBdr>
        <w:top w:val="none" w:sz="0" w:space="0" w:color="auto"/>
        <w:left w:val="none" w:sz="0" w:space="0" w:color="auto"/>
        <w:bottom w:val="none" w:sz="0" w:space="0" w:color="auto"/>
        <w:right w:val="none" w:sz="0" w:space="0" w:color="auto"/>
      </w:divBdr>
    </w:div>
    <w:div w:id="299269329">
      <w:bodyDiv w:val="1"/>
      <w:marLeft w:val="0"/>
      <w:marRight w:val="0"/>
      <w:marTop w:val="0"/>
      <w:marBottom w:val="0"/>
      <w:divBdr>
        <w:top w:val="none" w:sz="0" w:space="0" w:color="auto"/>
        <w:left w:val="none" w:sz="0" w:space="0" w:color="auto"/>
        <w:bottom w:val="none" w:sz="0" w:space="0" w:color="auto"/>
        <w:right w:val="none" w:sz="0" w:space="0" w:color="auto"/>
      </w:divBdr>
    </w:div>
    <w:div w:id="316307509">
      <w:bodyDiv w:val="1"/>
      <w:marLeft w:val="0"/>
      <w:marRight w:val="0"/>
      <w:marTop w:val="0"/>
      <w:marBottom w:val="0"/>
      <w:divBdr>
        <w:top w:val="none" w:sz="0" w:space="0" w:color="auto"/>
        <w:left w:val="none" w:sz="0" w:space="0" w:color="auto"/>
        <w:bottom w:val="none" w:sz="0" w:space="0" w:color="auto"/>
        <w:right w:val="none" w:sz="0" w:space="0" w:color="auto"/>
      </w:divBdr>
    </w:div>
    <w:div w:id="385107026">
      <w:bodyDiv w:val="1"/>
      <w:marLeft w:val="0"/>
      <w:marRight w:val="0"/>
      <w:marTop w:val="0"/>
      <w:marBottom w:val="0"/>
      <w:divBdr>
        <w:top w:val="none" w:sz="0" w:space="0" w:color="auto"/>
        <w:left w:val="none" w:sz="0" w:space="0" w:color="auto"/>
        <w:bottom w:val="none" w:sz="0" w:space="0" w:color="auto"/>
        <w:right w:val="none" w:sz="0" w:space="0" w:color="auto"/>
      </w:divBdr>
    </w:div>
    <w:div w:id="402678725">
      <w:bodyDiv w:val="1"/>
      <w:marLeft w:val="0"/>
      <w:marRight w:val="0"/>
      <w:marTop w:val="0"/>
      <w:marBottom w:val="0"/>
      <w:divBdr>
        <w:top w:val="none" w:sz="0" w:space="0" w:color="auto"/>
        <w:left w:val="none" w:sz="0" w:space="0" w:color="auto"/>
        <w:bottom w:val="none" w:sz="0" w:space="0" w:color="auto"/>
        <w:right w:val="none" w:sz="0" w:space="0" w:color="auto"/>
      </w:divBdr>
    </w:div>
    <w:div w:id="426655967">
      <w:bodyDiv w:val="1"/>
      <w:marLeft w:val="0"/>
      <w:marRight w:val="0"/>
      <w:marTop w:val="0"/>
      <w:marBottom w:val="0"/>
      <w:divBdr>
        <w:top w:val="none" w:sz="0" w:space="0" w:color="auto"/>
        <w:left w:val="none" w:sz="0" w:space="0" w:color="auto"/>
        <w:bottom w:val="none" w:sz="0" w:space="0" w:color="auto"/>
        <w:right w:val="none" w:sz="0" w:space="0" w:color="auto"/>
      </w:divBdr>
    </w:div>
    <w:div w:id="445386984">
      <w:bodyDiv w:val="1"/>
      <w:marLeft w:val="0"/>
      <w:marRight w:val="0"/>
      <w:marTop w:val="0"/>
      <w:marBottom w:val="0"/>
      <w:divBdr>
        <w:top w:val="none" w:sz="0" w:space="0" w:color="auto"/>
        <w:left w:val="none" w:sz="0" w:space="0" w:color="auto"/>
        <w:bottom w:val="none" w:sz="0" w:space="0" w:color="auto"/>
        <w:right w:val="none" w:sz="0" w:space="0" w:color="auto"/>
      </w:divBdr>
    </w:div>
    <w:div w:id="452988095">
      <w:bodyDiv w:val="1"/>
      <w:marLeft w:val="0"/>
      <w:marRight w:val="0"/>
      <w:marTop w:val="0"/>
      <w:marBottom w:val="0"/>
      <w:divBdr>
        <w:top w:val="none" w:sz="0" w:space="0" w:color="auto"/>
        <w:left w:val="none" w:sz="0" w:space="0" w:color="auto"/>
        <w:bottom w:val="none" w:sz="0" w:space="0" w:color="auto"/>
        <w:right w:val="none" w:sz="0" w:space="0" w:color="auto"/>
      </w:divBdr>
    </w:div>
    <w:div w:id="470561567">
      <w:bodyDiv w:val="1"/>
      <w:marLeft w:val="0"/>
      <w:marRight w:val="0"/>
      <w:marTop w:val="0"/>
      <w:marBottom w:val="0"/>
      <w:divBdr>
        <w:top w:val="none" w:sz="0" w:space="0" w:color="auto"/>
        <w:left w:val="none" w:sz="0" w:space="0" w:color="auto"/>
        <w:bottom w:val="none" w:sz="0" w:space="0" w:color="auto"/>
        <w:right w:val="none" w:sz="0" w:space="0" w:color="auto"/>
      </w:divBdr>
    </w:div>
    <w:div w:id="493952014">
      <w:bodyDiv w:val="1"/>
      <w:marLeft w:val="0"/>
      <w:marRight w:val="0"/>
      <w:marTop w:val="0"/>
      <w:marBottom w:val="0"/>
      <w:divBdr>
        <w:top w:val="none" w:sz="0" w:space="0" w:color="auto"/>
        <w:left w:val="none" w:sz="0" w:space="0" w:color="auto"/>
        <w:bottom w:val="none" w:sz="0" w:space="0" w:color="auto"/>
        <w:right w:val="none" w:sz="0" w:space="0" w:color="auto"/>
      </w:divBdr>
      <w:divsChild>
        <w:div w:id="1649436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4319785">
      <w:bodyDiv w:val="1"/>
      <w:marLeft w:val="0"/>
      <w:marRight w:val="0"/>
      <w:marTop w:val="0"/>
      <w:marBottom w:val="0"/>
      <w:divBdr>
        <w:top w:val="none" w:sz="0" w:space="0" w:color="auto"/>
        <w:left w:val="none" w:sz="0" w:space="0" w:color="auto"/>
        <w:bottom w:val="none" w:sz="0" w:space="0" w:color="auto"/>
        <w:right w:val="none" w:sz="0" w:space="0" w:color="auto"/>
      </w:divBdr>
    </w:div>
    <w:div w:id="556863098">
      <w:bodyDiv w:val="1"/>
      <w:marLeft w:val="0"/>
      <w:marRight w:val="0"/>
      <w:marTop w:val="0"/>
      <w:marBottom w:val="0"/>
      <w:divBdr>
        <w:top w:val="none" w:sz="0" w:space="0" w:color="auto"/>
        <w:left w:val="none" w:sz="0" w:space="0" w:color="auto"/>
        <w:bottom w:val="none" w:sz="0" w:space="0" w:color="auto"/>
        <w:right w:val="none" w:sz="0" w:space="0" w:color="auto"/>
      </w:divBdr>
    </w:div>
    <w:div w:id="566263593">
      <w:bodyDiv w:val="1"/>
      <w:marLeft w:val="0"/>
      <w:marRight w:val="0"/>
      <w:marTop w:val="0"/>
      <w:marBottom w:val="0"/>
      <w:divBdr>
        <w:top w:val="none" w:sz="0" w:space="0" w:color="auto"/>
        <w:left w:val="none" w:sz="0" w:space="0" w:color="auto"/>
        <w:bottom w:val="none" w:sz="0" w:space="0" w:color="auto"/>
        <w:right w:val="none" w:sz="0" w:space="0" w:color="auto"/>
      </w:divBdr>
    </w:div>
    <w:div w:id="591403405">
      <w:bodyDiv w:val="1"/>
      <w:marLeft w:val="0"/>
      <w:marRight w:val="0"/>
      <w:marTop w:val="0"/>
      <w:marBottom w:val="0"/>
      <w:divBdr>
        <w:top w:val="none" w:sz="0" w:space="0" w:color="auto"/>
        <w:left w:val="none" w:sz="0" w:space="0" w:color="auto"/>
        <w:bottom w:val="none" w:sz="0" w:space="0" w:color="auto"/>
        <w:right w:val="none" w:sz="0" w:space="0" w:color="auto"/>
      </w:divBdr>
    </w:div>
    <w:div w:id="602538531">
      <w:bodyDiv w:val="1"/>
      <w:marLeft w:val="0"/>
      <w:marRight w:val="0"/>
      <w:marTop w:val="0"/>
      <w:marBottom w:val="0"/>
      <w:divBdr>
        <w:top w:val="none" w:sz="0" w:space="0" w:color="auto"/>
        <w:left w:val="none" w:sz="0" w:space="0" w:color="auto"/>
        <w:bottom w:val="none" w:sz="0" w:space="0" w:color="auto"/>
        <w:right w:val="none" w:sz="0" w:space="0" w:color="auto"/>
      </w:divBdr>
    </w:div>
    <w:div w:id="617106803">
      <w:bodyDiv w:val="1"/>
      <w:marLeft w:val="0"/>
      <w:marRight w:val="0"/>
      <w:marTop w:val="0"/>
      <w:marBottom w:val="0"/>
      <w:divBdr>
        <w:top w:val="none" w:sz="0" w:space="0" w:color="auto"/>
        <w:left w:val="none" w:sz="0" w:space="0" w:color="auto"/>
        <w:bottom w:val="none" w:sz="0" w:space="0" w:color="auto"/>
        <w:right w:val="none" w:sz="0" w:space="0" w:color="auto"/>
      </w:divBdr>
    </w:div>
    <w:div w:id="633295877">
      <w:bodyDiv w:val="1"/>
      <w:marLeft w:val="0"/>
      <w:marRight w:val="0"/>
      <w:marTop w:val="0"/>
      <w:marBottom w:val="0"/>
      <w:divBdr>
        <w:top w:val="none" w:sz="0" w:space="0" w:color="auto"/>
        <w:left w:val="none" w:sz="0" w:space="0" w:color="auto"/>
        <w:bottom w:val="none" w:sz="0" w:space="0" w:color="auto"/>
        <w:right w:val="none" w:sz="0" w:space="0" w:color="auto"/>
      </w:divBdr>
    </w:div>
    <w:div w:id="658119638">
      <w:bodyDiv w:val="1"/>
      <w:marLeft w:val="0"/>
      <w:marRight w:val="0"/>
      <w:marTop w:val="0"/>
      <w:marBottom w:val="0"/>
      <w:divBdr>
        <w:top w:val="none" w:sz="0" w:space="0" w:color="auto"/>
        <w:left w:val="none" w:sz="0" w:space="0" w:color="auto"/>
        <w:bottom w:val="none" w:sz="0" w:space="0" w:color="auto"/>
        <w:right w:val="none" w:sz="0" w:space="0" w:color="auto"/>
      </w:divBdr>
    </w:div>
    <w:div w:id="673075216">
      <w:bodyDiv w:val="1"/>
      <w:marLeft w:val="0"/>
      <w:marRight w:val="0"/>
      <w:marTop w:val="0"/>
      <w:marBottom w:val="0"/>
      <w:divBdr>
        <w:top w:val="none" w:sz="0" w:space="0" w:color="auto"/>
        <w:left w:val="none" w:sz="0" w:space="0" w:color="auto"/>
        <w:bottom w:val="none" w:sz="0" w:space="0" w:color="auto"/>
        <w:right w:val="none" w:sz="0" w:space="0" w:color="auto"/>
      </w:divBdr>
    </w:div>
    <w:div w:id="696735036">
      <w:bodyDiv w:val="1"/>
      <w:marLeft w:val="0"/>
      <w:marRight w:val="0"/>
      <w:marTop w:val="0"/>
      <w:marBottom w:val="0"/>
      <w:divBdr>
        <w:top w:val="none" w:sz="0" w:space="0" w:color="auto"/>
        <w:left w:val="none" w:sz="0" w:space="0" w:color="auto"/>
        <w:bottom w:val="none" w:sz="0" w:space="0" w:color="auto"/>
        <w:right w:val="none" w:sz="0" w:space="0" w:color="auto"/>
      </w:divBdr>
    </w:div>
    <w:div w:id="752774741">
      <w:bodyDiv w:val="1"/>
      <w:marLeft w:val="0"/>
      <w:marRight w:val="0"/>
      <w:marTop w:val="0"/>
      <w:marBottom w:val="0"/>
      <w:divBdr>
        <w:top w:val="none" w:sz="0" w:space="0" w:color="auto"/>
        <w:left w:val="none" w:sz="0" w:space="0" w:color="auto"/>
        <w:bottom w:val="none" w:sz="0" w:space="0" w:color="auto"/>
        <w:right w:val="none" w:sz="0" w:space="0" w:color="auto"/>
      </w:divBdr>
    </w:div>
    <w:div w:id="759641317">
      <w:bodyDiv w:val="1"/>
      <w:marLeft w:val="0"/>
      <w:marRight w:val="0"/>
      <w:marTop w:val="0"/>
      <w:marBottom w:val="0"/>
      <w:divBdr>
        <w:top w:val="none" w:sz="0" w:space="0" w:color="auto"/>
        <w:left w:val="none" w:sz="0" w:space="0" w:color="auto"/>
        <w:bottom w:val="none" w:sz="0" w:space="0" w:color="auto"/>
        <w:right w:val="none" w:sz="0" w:space="0" w:color="auto"/>
      </w:divBdr>
    </w:div>
    <w:div w:id="827598261">
      <w:bodyDiv w:val="1"/>
      <w:marLeft w:val="0"/>
      <w:marRight w:val="0"/>
      <w:marTop w:val="0"/>
      <w:marBottom w:val="0"/>
      <w:divBdr>
        <w:top w:val="none" w:sz="0" w:space="0" w:color="auto"/>
        <w:left w:val="none" w:sz="0" w:space="0" w:color="auto"/>
        <w:bottom w:val="none" w:sz="0" w:space="0" w:color="auto"/>
        <w:right w:val="none" w:sz="0" w:space="0" w:color="auto"/>
      </w:divBdr>
    </w:div>
    <w:div w:id="866793141">
      <w:bodyDiv w:val="1"/>
      <w:marLeft w:val="0"/>
      <w:marRight w:val="0"/>
      <w:marTop w:val="0"/>
      <w:marBottom w:val="0"/>
      <w:divBdr>
        <w:top w:val="none" w:sz="0" w:space="0" w:color="auto"/>
        <w:left w:val="none" w:sz="0" w:space="0" w:color="auto"/>
        <w:bottom w:val="none" w:sz="0" w:space="0" w:color="auto"/>
        <w:right w:val="none" w:sz="0" w:space="0" w:color="auto"/>
      </w:divBdr>
    </w:div>
    <w:div w:id="901063805">
      <w:bodyDiv w:val="1"/>
      <w:marLeft w:val="0"/>
      <w:marRight w:val="0"/>
      <w:marTop w:val="0"/>
      <w:marBottom w:val="0"/>
      <w:divBdr>
        <w:top w:val="none" w:sz="0" w:space="0" w:color="auto"/>
        <w:left w:val="none" w:sz="0" w:space="0" w:color="auto"/>
        <w:bottom w:val="none" w:sz="0" w:space="0" w:color="auto"/>
        <w:right w:val="none" w:sz="0" w:space="0" w:color="auto"/>
      </w:divBdr>
    </w:div>
    <w:div w:id="912854634">
      <w:bodyDiv w:val="1"/>
      <w:marLeft w:val="0"/>
      <w:marRight w:val="0"/>
      <w:marTop w:val="0"/>
      <w:marBottom w:val="0"/>
      <w:divBdr>
        <w:top w:val="none" w:sz="0" w:space="0" w:color="auto"/>
        <w:left w:val="none" w:sz="0" w:space="0" w:color="auto"/>
        <w:bottom w:val="none" w:sz="0" w:space="0" w:color="auto"/>
        <w:right w:val="none" w:sz="0" w:space="0" w:color="auto"/>
      </w:divBdr>
      <w:divsChild>
        <w:div w:id="1092630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6041186">
      <w:bodyDiv w:val="1"/>
      <w:marLeft w:val="0"/>
      <w:marRight w:val="0"/>
      <w:marTop w:val="0"/>
      <w:marBottom w:val="0"/>
      <w:divBdr>
        <w:top w:val="none" w:sz="0" w:space="0" w:color="auto"/>
        <w:left w:val="none" w:sz="0" w:space="0" w:color="auto"/>
        <w:bottom w:val="none" w:sz="0" w:space="0" w:color="auto"/>
        <w:right w:val="none" w:sz="0" w:space="0" w:color="auto"/>
      </w:divBdr>
    </w:div>
    <w:div w:id="947854589">
      <w:bodyDiv w:val="1"/>
      <w:marLeft w:val="0"/>
      <w:marRight w:val="0"/>
      <w:marTop w:val="0"/>
      <w:marBottom w:val="0"/>
      <w:divBdr>
        <w:top w:val="none" w:sz="0" w:space="0" w:color="auto"/>
        <w:left w:val="none" w:sz="0" w:space="0" w:color="auto"/>
        <w:bottom w:val="none" w:sz="0" w:space="0" w:color="auto"/>
        <w:right w:val="none" w:sz="0" w:space="0" w:color="auto"/>
      </w:divBdr>
    </w:div>
    <w:div w:id="1046417545">
      <w:bodyDiv w:val="1"/>
      <w:marLeft w:val="0"/>
      <w:marRight w:val="0"/>
      <w:marTop w:val="0"/>
      <w:marBottom w:val="0"/>
      <w:divBdr>
        <w:top w:val="none" w:sz="0" w:space="0" w:color="auto"/>
        <w:left w:val="none" w:sz="0" w:space="0" w:color="auto"/>
        <w:bottom w:val="none" w:sz="0" w:space="0" w:color="auto"/>
        <w:right w:val="none" w:sz="0" w:space="0" w:color="auto"/>
      </w:divBdr>
    </w:div>
    <w:div w:id="1077090779">
      <w:bodyDiv w:val="1"/>
      <w:marLeft w:val="0"/>
      <w:marRight w:val="0"/>
      <w:marTop w:val="0"/>
      <w:marBottom w:val="0"/>
      <w:divBdr>
        <w:top w:val="none" w:sz="0" w:space="0" w:color="auto"/>
        <w:left w:val="none" w:sz="0" w:space="0" w:color="auto"/>
        <w:bottom w:val="none" w:sz="0" w:space="0" w:color="auto"/>
        <w:right w:val="none" w:sz="0" w:space="0" w:color="auto"/>
      </w:divBdr>
    </w:div>
    <w:div w:id="1082144099">
      <w:bodyDiv w:val="1"/>
      <w:marLeft w:val="0"/>
      <w:marRight w:val="0"/>
      <w:marTop w:val="0"/>
      <w:marBottom w:val="0"/>
      <w:divBdr>
        <w:top w:val="none" w:sz="0" w:space="0" w:color="auto"/>
        <w:left w:val="none" w:sz="0" w:space="0" w:color="auto"/>
        <w:bottom w:val="none" w:sz="0" w:space="0" w:color="auto"/>
        <w:right w:val="none" w:sz="0" w:space="0" w:color="auto"/>
      </w:divBdr>
    </w:div>
    <w:div w:id="1083261673">
      <w:bodyDiv w:val="1"/>
      <w:marLeft w:val="0"/>
      <w:marRight w:val="0"/>
      <w:marTop w:val="0"/>
      <w:marBottom w:val="0"/>
      <w:divBdr>
        <w:top w:val="none" w:sz="0" w:space="0" w:color="auto"/>
        <w:left w:val="none" w:sz="0" w:space="0" w:color="auto"/>
        <w:bottom w:val="none" w:sz="0" w:space="0" w:color="auto"/>
        <w:right w:val="none" w:sz="0" w:space="0" w:color="auto"/>
      </w:divBdr>
    </w:div>
    <w:div w:id="1137407477">
      <w:bodyDiv w:val="1"/>
      <w:marLeft w:val="0"/>
      <w:marRight w:val="0"/>
      <w:marTop w:val="0"/>
      <w:marBottom w:val="0"/>
      <w:divBdr>
        <w:top w:val="none" w:sz="0" w:space="0" w:color="auto"/>
        <w:left w:val="none" w:sz="0" w:space="0" w:color="auto"/>
        <w:bottom w:val="none" w:sz="0" w:space="0" w:color="auto"/>
        <w:right w:val="none" w:sz="0" w:space="0" w:color="auto"/>
      </w:divBdr>
    </w:div>
    <w:div w:id="1162160114">
      <w:bodyDiv w:val="1"/>
      <w:marLeft w:val="0"/>
      <w:marRight w:val="0"/>
      <w:marTop w:val="0"/>
      <w:marBottom w:val="0"/>
      <w:divBdr>
        <w:top w:val="none" w:sz="0" w:space="0" w:color="auto"/>
        <w:left w:val="none" w:sz="0" w:space="0" w:color="auto"/>
        <w:bottom w:val="none" w:sz="0" w:space="0" w:color="auto"/>
        <w:right w:val="none" w:sz="0" w:space="0" w:color="auto"/>
      </w:divBdr>
    </w:div>
    <w:div w:id="1194659277">
      <w:bodyDiv w:val="1"/>
      <w:marLeft w:val="0"/>
      <w:marRight w:val="0"/>
      <w:marTop w:val="0"/>
      <w:marBottom w:val="0"/>
      <w:divBdr>
        <w:top w:val="none" w:sz="0" w:space="0" w:color="auto"/>
        <w:left w:val="none" w:sz="0" w:space="0" w:color="auto"/>
        <w:bottom w:val="none" w:sz="0" w:space="0" w:color="auto"/>
        <w:right w:val="none" w:sz="0" w:space="0" w:color="auto"/>
      </w:divBdr>
    </w:div>
    <w:div w:id="1200358920">
      <w:bodyDiv w:val="1"/>
      <w:marLeft w:val="0"/>
      <w:marRight w:val="0"/>
      <w:marTop w:val="0"/>
      <w:marBottom w:val="0"/>
      <w:divBdr>
        <w:top w:val="none" w:sz="0" w:space="0" w:color="auto"/>
        <w:left w:val="none" w:sz="0" w:space="0" w:color="auto"/>
        <w:bottom w:val="none" w:sz="0" w:space="0" w:color="auto"/>
        <w:right w:val="none" w:sz="0" w:space="0" w:color="auto"/>
      </w:divBdr>
    </w:div>
    <w:div w:id="1241018427">
      <w:bodyDiv w:val="1"/>
      <w:marLeft w:val="0"/>
      <w:marRight w:val="0"/>
      <w:marTop w:val="0"/>
      <w:marBottom w:val="0"/>
      <w:divBdr>
        <w:top w:val="none" w:sz="0" w:space="0" w:color="auto"/>
        <w:left w:val="none" w:sz="0" w:space="0" w:color="auto"/>
        <w:bottom w:val="none" w:sz="0" w:space="0" w:color="auto"/>
        <w:right w:val="none" w:sz="0" w:space="0" w:color="auto"/>
      </w:divBdr>
    </w:div>
    <w:div w:id="1296178272">
      <w:bodyDiv w:val="1"/>
      <w:marLeft w:val="0"/>
      <w:marRight w:val="0"/>
      <w:marTop w:val="0"/>
      <w:marBottom w:val="0"/>
      <w:divBdr>
        <w:top w:val="none" w:sz="0" w:space="0" w:color="auto"/>
        <w:left w:val="none" w:sz="0" w:space="0" w:color="auto"/>
        <w:bottom w:val="none" w:sz="0" w:space="0" w:color="auto"/>
        <w:right w:val="none" w:sz="0" w:space="0" w:color="auto"/>
      </w:divBdr>
    </w:div>
    <w:div w:id="1314064691">
      <w:bodyDiv w:val="1"/>
      <w:marLeft w:val="0"/>
      <w:marRight w:val="0"/>
      <w:marTop w:val="0"/>
      <w:marBottom w:val="0"/>
      <w:divBdr>
        <w:top w:val="none" w:sz="0" w:space="0" w:color="auto"/>
        <w:left w:val="none" w:sz="0" w:space="0" w:color="auto"/>
        <w:bottom w:val="none" w:sz="0" w:space="0" w:color="auto"/>
        <w:right w:val="none" w:sz="0" w:space="0" w:color="auto"/>
      </w:divBdr>
    </w:div>
    <w:div w:id="1329823365">
      <w:bodyDiv w:val="1"/>
      <w:marLeft w:val="0"/>
      <w:marRight w:val="0"/>
      <w:marTop w:val="0"/>
      <w:marBottom w:val="0"/>
      <w:divBdr>
        <w:top w:val="none" w:sz="0" w:space="0" w:color="auto"/>
        <w:left w:val="none" w:sz="0" w:space="0" w:color="auto"/>
        <w:bottom w:val="none" w:sz="0" w:space="0" w:color="auto"/>
        <w:right w:val="none" w:sz="0" w:space="0" w:color="auto"/>
      </w:divBdr>
    </w:div>
    <w:div w:id="1333296698">
      <w:bodyDiv w:val="1"/>
      <w:marLeft w:val="0"/>
      <w:marRight w:val="0"/>
      <w:marTop w:val="0"/>
      <w:marBottom w:val="0"/>
      <w:divBdr>
        <w:top w:val="none" w:sz="0" w:space="0" w:color="auto"/>
        <w:left w:val="none" w:sz="0" w:space="0" w:color="auto"/>
        <w:bottom w:val="none" w:sz="0" w:space="0" w:color="auto"/>
        <w:right w:val="none" w:sz="0" w:space="0" w:color="auto"/>
      </w:divBdr>
    </w:div>
    <w:div w:id="1342972577">
      <w:bodyDiv w:val="1"/>
      <w:marLeft w:val="0"/>
      <w:marRight w:val="0"/>
      <w:marTop w:val="0"/>
      <w:marBottom w:val="0"/>
      <w:divBdr>
        <w:top w:val="none" w:sz="0" w:space="0" w:color="auto"/>
        <w:left w:val="none" w:sz="0" w:space="0" w:color="auto"/>
        <w:bottom w:val="none" w:sz="0" w:space="0" w:color="auto"/>
        <w:right w:val="none" w:sz="0" w:space="0" w:color="auto"/>
      </w:divBdr>
    </w:div>
    <w:div w:id="1344668680">
      <w:bodyDiv w:val="1"/>
      <w:marLeft w:val="0"/>
      <w:marRight w:val="0"/>
      <w:marTop w:val="0"/>
      <w:marBottom w:val="0"/>
      <w:divBdr>
        <w:top w:val="none" w:sz="0" w:space="0" w:color="auto"/>
        <w:left w:val="none" w:sz="0" w:space="0" w:color="auto"/>
        <w:bottom w:val="none" w:sz="0" w:space="0" w:color="auto"/>
        <w:right w:val="none" w:sz="0" w:space="0" w:color="auto"/>
      </w:divBdr>
    </w:div>
    <w:div w:id="1346131625">
      <w:bodyDiv w:val="1"/>
      <w:marLeft w:val="0"/>
      <w:marRight w:val="0"/>
      <w:marTop w:val="0"/>
      <w:marBottom w:val="0"/>
      <w:divBdr>
        <w:top w:val="none" w:sz="0" w:space="0" w:color="auto"/>
        <w:left w:val="none" w:sz="0" w:space="0" w:color="auto"/>
        <w:bottom w:val="none" w:sz="0" w:space="0" w:color="auto"/>
        <w:right w:val="none" w:sz="0" w:space="0" w:color="auto"/>
      </w:divBdr>
    </w:div>
    <w:div w:id="1347904167">
      <w:bodyDiv w:val="1"/>
      <w:marLeft w:val="0"/>
      <w:marRight w:val="0"/>
      <w:marTop w:val="0"/>
      <w:marBottom w:val="0"/>
      <w:divBdr>
        <w:top w:val="none" w:sz="0" w:space="0" w:color="auto"/>
        <w:left w:val="none" w:sz="0" w:space="0" w:color="auto"/>
        <w:bottom w:val="none" w:sz="0" w:space="0" w:color="auto"/>
        <w:right w:val="none" w:sz="0" w:space="0" w:color="auto"/>
      </w:divBdr>
    </w:div>
    <w:div w:id="1377701340">
      <w:bodyDiv w:val="1"/>
      <w:marLeft w:val="0"/>
      <w:marRight w:val="0"/>
      <w:marTop w:val="0"/>
      <w:marBottom w:val="0"/>
      <w:divBdr>
        <w:top w:val="none" w:sz="0" w:space="0" w:color="auto"/>
        <w:left w:val="none" w:sz="0" w:space="0" w:color="auto"/>
        <w:bottom w:val="none" w:sz="0" w:space="0" w:color="auto"/>
        <w:right w:val="none" w:sz="0" w:space="0" w:color="auto"/>
      </w:divBdr>
    </w:div>
    <w:div w:id="1382554598">
      <w:bodyDiv w:val="1"/>
      <w:marLeft w:val="0"/>
      <w:marRight w:val="0"/>
      <w:marTop w:val="0"/>
      <w:marBottom w:val="0"/>
      <w:divBdr>
        <w:top w:val="none" w:sz="0" w:space="0" w:color="auto"/>
        <w:left w:val="none" w:sz="0" w:space="0" w:color="auto"/>
        <w:bottom w:val="none" w:sz="0" w:space="0" w:color="auto"/>
        <w:right w:val="none" w:sz="0" w:space="0" w:color="auto"/>
      </w:divBdr>
    </w:div>
    <w:div w:id="1391424451">
      <w:bodyDiv w:val="1"/>
      <w:marLeft w:val="0"/>
      <w:marRight w:val="0"/>
      <w:marTop w:val="0"/>
      <w:marBottom w:val="0"/>
      <w:divBdr>
        <w:top w:val="none" w:sz="0" w:space="0" w:color="auto"/>
        <w:left w:val="none" w:sz="0" w:space="0" w:color="auto"/>
        <w:bottom w:val="none" w:sz="0" w:space="0" w:color="auto"/>
        <w:right w:val="none" w:sz="0" w:space="0" w:color="auto"/>
      </w:divBdr>
    </w:div>
    <w:div w:id="1395742424">
      <w:bodyDiv w:val="1"/>
      <w:marLeft w:val="0"/>
      <w:marRight w:val="0"/>
      <w:marTop w:val="0"/>
      <w:marBottom w:val="0"/>
      <w:divBdr>
        <w:top w:val="none" w:sz="0" w:space="0" w:color="auto"/>
        <w:left w:val="none" w:sz="0" w:space="0" w:color="auto"/>
        <w:bottom w:val="none" w:sz="0" w:space="0" w:color="auto"/>
        <w:right w:val="none" w:sz="0" w:space="0" w:color="auto"/>
      </w:divBdr>
    </w:div>
    <w:div w:id="1398744502">
      <w:bodyDiv w:val="1"/>
      <w:marLeft w:val="0"/>
      <w:marRight w:val="0"/>
      <w:marTop w:val="0"/>
      <w:marBottom w:val="0"/>
      <w:divBdr>
        <w:top w:val="none" w:sz="0" w:space="0" w:color="auto"/>
        <w:left w:val="none" w:sz="0" w:space="0" w:color="auto"/>
        <w:bottom w:val="none" w:sz="0" w:space="0" w:color="auto"/>
        <w:right w:val="none" w:sz="0" w:space="0" w:color="auto"/>
      </w:divBdr>
    </w:div>
    <w:div w:id="1426263670">
      <w:bodyDiv w:val="1"/>
      <w:marLeft w:val="0"/>
      <w:marRight w:val="0"/>
      <w:marTop w:val="0"/>
      <w:marBottom w:val="0"/>
      <w:divBdr>
        <w:top w:val="none" w:sz="0" w:space="0" w:color="auto"/>
        <w:left w:val="none" w:sz="0" w:space="0" w:color="auto"/>
        <w:bottom w:val="none" w:sz="0" w:space="0" w:color="auto"/>
        <w:right w:val="none" w:sz="0" w:space="0" w:color="auto"/>
      </w:divBdr>
    </w:div>
    <w:div w:id="1430613308">
      <w:bodyDiv w:val="1"/>
      <w:marLeft w:val="0"/>
      <w:marRight w:val="0"/>
      <w:marTop w:val="0"/>
      <w:marBottom w:val="0"/>
      <w:divBdr>
        <w:top w:val="none" w:sz="0" w:space="0" w:color="auto"/>
        <w:left w:val="none" w:sz="0" w:space="0" w:color="auto"/>
        <w:bottom w:val="none" w:sz="0" w:space="0" w:color="auto"/>
        <w:right w:val="none" w:sz="0" w:space="0" w:color="auto"/>
      </w:divBdr>
    </w:div>
    <w:div w:id="1440178134">
      <w:bodyDiv w:val="1"/>
      <w:marLeft w:val="0"/>
      <w:marRight w:val="0"/>
      <w:marTop w:val="0"/>
      <w:marBottom w:val="0"/>
      <w:divBdr>
        <w:top w:val="none" w:sz="0" w:space="0" w:color="auto"/>
        <w:left w:val="none" w:sz="0" w:space="0" w:color="auto"/>
        <w:bottom w:val="none" w:sz="0" w:space="0" w:color="auto"/>
        <w:right w:val="none" w:sz="0" w:space="0" w:color="auto"/>
      </w:divBdr>
    </w:div>
    <w:div w:id="1471090326">
      <w:bodyDiv w:val="1"/>
      <w:marLeft w:val="0"/>
      <w:marRight w:val="0"/>
      <w:marTop w:val="0"/>
      <w:marBottom w:val="0"/>
      <w:divBdr>
        <w:top w:val="none" w:sz="0" w:space="0" w:color="auto"/>
        <w:left w:val="none" w:sz="0" w:space="0" w:color="auto"/>
        <w:bottom w:val="none" w:sz="0" w:space="0" w:color="auto"/>
        <w:right w:val="none" w:sz="0" w:space="0" w:color="auto"/>
      </w:divBdr>
    </w:div>
    <w:div w:id="1479565761">
      <w:bodyDiv w:val="1"/>
      <w:marLeft w:val="0"/>
      <w:marRight w:val="0"/>
      <w:marTop w:val="0"/>
      <w:marBottom w:val="0"/>
      <w:divBdr>
        <w:top w:val="none" w:sz="0" w:space="0" w:color="auto"/>
        <w:left w:val="none" w:sz="0" w:space="0" w:color="auto"/>
        <w:bottom w:val="none" w:sz="0" w:space="0" w:color="auto"/>
        <w:right w:val="none" w:sz="0" w:space="0" w:color="auto"/>
      </w:divBdr>
    </w:div>
    <w:div w:id="1481073468">
      <w:bodyDiv w:val="1"/>
      <w:marLeft w:val="0"/>
      <w:marRight w:val="0"/>
      <w:marTop w:val="0"/>
      <w:marBottom w:val="0"/>
      <w:divBdr>
        <w:top w:val="none" w:sz="0" w:space="0" w:color="auto"/>
        <w:left w:val="none" w:sz="0" w:space="0" w:color="auto"/>
        <w:bottom w:val="none" w:sz="0" w:space="0" w:color="auto"/>
        <w:right w:val="none" w:sz="0" w:space="0" w:color="auto"/>
      </w:divBdr>
    </w:div>
    <w:div w:id="1486705869">
      <w:bodyDiv w:val="1"/>
      <w:marLeft w:val="0"/>
      <w:marRight w:val="0"/>
      <w:marTop w:val="0"/>
      <w:marBottom w:val="0"/>
      <w:divBdr>
        <w:top w:val="none" w:sz="0" w:space="0" w:color="auto"/>
        <w:left w:val="none" w:sz="0" w:space="0" w:color="auto"/>
        <w:bottom w:val="none" w:sz="0" w:space="0" w:color="auto"/>
        <w:right w:val="none" w:sz="0" w:space="0" w:color="auto"/>
      </w:divBdr>
    </w:div>
    <w:div w:id="1492285812">
      <w:bodyDiv w:val="1"/>
      <w:marLeft w:val="0"/>
      <w:marRight w:val="0"/>
      <w:marTop w:val="0"/>
      <w:marBottom w:val="0"/>
      <w:divBdr>
        <w:top w:val="none" w:sz="0" w:space="0" w:color="auto"/>
        <w:left w:val="none" w:sz="0" w:space="0" w:color="auto"/>
        <w:bottom w:val="none" w:sz="0" w:space="0" w:color="auto"/>
        <w:right w:val="none" w:sz="0" w:space="0" w:color="auto"/>
      </w:divBdr>
    </w:div>
    <w:div w:id="1492990816">
      <w:bodyDiv w:val="1"/>
      <w:marLeft w:val="0"/>
      <w:marRight w:val="0"/>
      <w:marTop w:val="0"/>
      <w:marBottom w:val="0"/>
      <w:divBdr>
        <w:top w:val="none" w:sz="0" w:space="0" w:color="auto"/>
        <w:left w:val="none" w:sz="0" w:space="0" w:color="auto"/>
        <w:bottom w:val="none" w:sz="0" w:space="0" w:color="auto"/>
        <w:right w:val="none" w:sz="0" w:space="0" w:color="auto"/>
      </w:divBdr>
    </w:div>
    <w:div w:id="1522624628">
      <w:bodyDiv w:val="1"/>
      <w:marLeft w:val="0"/>
      <w:marRight w:val="0"/>
      <w:marTop w:val="0"/>
      <w:marBottom w:val="0"/>
      <w:divBdr>
        <w:top w:val="none" w:sz="0" w:space="0" w:color="auto"/>
        <w:left w:val="none" w:sz="0" w:space="0" w:color="auto"/>
        <w:bottom w:val="none" w:sz="0" w:space="0" w:color="auto"/>
        <w:right w:val="none" w:sz="0" w:space="0" w:color="auto"/>
      </w:divBdr>
    </w:div>
    <w:div w:id="1527325729">
      <w:bodyDiv w:val="1"/>
      <w:marLeft w:val="0"/>
      <w:marRight w:val="0"/>
      <w:marTop w:val="0"/>
      <w:marBottom w:val="0"/>
      <w:divBdr>
        <w:top w:val="none" w:sz="0" w:space="0" w:color="auto"/>
        <w:left w:val="none" w:sz="0" w:space="0" w:color="auto"/>
        <w:bottom w:val="none" w:sz="0" w:space="0" w:color="auto"/>
        <w:right w:val="none" w:sz="0" w:space="0" w:color="auto"/>
      </w:divBdr>
    </w:div>
    <w:div w:id="1529562668">
      <w:bodyDiv w:val="1"/>
      <w:marLeft w:val="0"/>
      <w:marRight w:val="0"/>
      <w:marTop w:val="0"/>
      <w:marBottom w:val="0"/>
      <w:divBdr>
        <w:top w:val="none" w:sz="0" w:space="0" w:color="auto"/>
        <w:left w:val="none" w:sz="0" w:space="0" w:color="auto"/>
        <w:bottom w:val="none" w:sz="0" w:space="0" w:color="auto"/>
        <w:right w:val="none" w:sz="0" w:space="0" w:color="auto"/>
      </w:divBdr>
    </w:div>
    <w:div w:id="1533542611">
      <w:bodyDiv w:val="1"/>
      <w:marLeft w:val="0"/>
      <w:marRight w:val="0"/>
      <w:marTop w:val="0"/>
      <w:marBottom w:val="0"/>
      <w:divBdr>
        <w:top w:val="none" w:sz="0" w:space="0" w:color="auto"/>
        <w:left w:val="none" w:sz="0" w:space="0" w:color="auto"/>
        <w:bottom w:val="none" w:sz="0" w:space="0" w:color="auto"/>
        <w:right w:val="none" w:sz="0" w:space="0" w:color="auto"/>
      </w:divBdr>
    </w:div>
    <w:div w:id="1572888736">
      <w:bodyDiv w:val="1"/>
      <w:marLeft w:val="0"/>
      <w:marRight w:val="0"/>
      <w:marTop w:val="0"/>
      <w:marBottom w:val="0"/>
      <w:divBdr>
        <w:top w:val="none" w:sz="0" w:space="0" w:color="auto"/>
        <w:left w:val="none" w:sz="0" w:space="0" w:color="auto"/>
        <w:bottom w:val="none" w:sz="0" w:space="0" w:color="auto"/>
        <w:right w:val="none" w:sz="0" w:space="0" w:color="auto"/>
      </w:divBdr>
    </w:div>
    <w:div w:id="1618298389">
      <w:bodyDiv w:val="1"/>
      <w:marLeft w:val="0"/>
      <w:marRight w:val="0"/>
      <w:marTop w:val="0"/>
      <w:marBottom w:val="0"/>
      <w:divBdr>
        <w:top w:val="none" w:sz="0" w:space="0" w:color="auto"/>
        <w:left w:val="none" w:sz="0" w:space="0" w:color="auto"/>
        <w:bottom w:val="none" w:sz="0" w:space="0" w:color="auto"/>
        <w:right w:val="none" w:sz="0" w:space="0" w:color="auto"/>
      </w:divBdr>
    </w:div>
    <w:div w:id="1621304163">
      <w:bodyDiv w:val="1"/>
      <w:marLeft w:val="0"/>
      <w:marRight w:val="0"/>
      <w:marTop w:val="0"/>
      <w:marBottom w:val="0"/>
      <w:divBdr>
        <w:top w:val="none" w:sz="0" w:space="0" w:color="auto"/>
        <w:left w:val="none" w:sz="0" w:space="0" w:color="auto"/>
        <w:bottom w:val="none" w:sz="0" w:space="0" w:color="auto"/>
        <w:right w:val="none" w:sz="0" w:space="0" w:color="auto"/>
      </w:divBdr>
    </w:div>
    <w:div w:id="1624729957">
      <w:bodyDiv w:val="1"/>
      <w:marLeft w:val="0"/>
      <w:marRight w:val="0"/>
      <w:marTop w:val="0"/>
      <w:marBottom w:val="0"/>
      <w:divBdr>
        <w:top w:val="none" w:sz="0" w:space="0" w:color="auto"/>
        <w:left w:val="none" w:sz="0" w:space="0" w:color="auto"/>
        <w:bottom w:val="none" w:sz="0" w:space="0" w:color="auto"/>
        <w:right w:val="none" w:sz="0" w:space="0" w:color="auto"/>
      </w:divBdr>
    </w:div>
    <w:div w:id="1716849766">
      <w:bodyDiv w:val="1"/>
      <w:marLeft w:val="0"/>
      <w:marRight w:val="0"/>
      <w:marTop w:val="0"/>
      <w:marBottom w:val="0"/>
      <w:divBdr>
        <w:top w:val="none" w:sz="0" w:space="0" w:color="auto"/>
        <w:left w:val="none" w:sz="0" w:space="0" w:color="auto"/>
        <w:bottom w:val="none" w:sz="0" w:space="0" w:color="auto"/>
        <w:right w:val="none" w:sz="0" w:space="0" w:color="auto"/>
      </w:divBdr>
    </w:div>
    <w:div w:id="1718241757">
      <w:bodyDiv w:val="1"/>
      <w:marLeft w:val="0"/>
      <w:marRight w:val="0"/>
      <w:marTop w:val="0"/>
      <w:marBottom w:val="0"/>
      <w:divBdr>
        <w:top w:val="none" w:sz="0" w:space="0" w:color="auto"/>
        <w:left w:val="none" w:sz="0" w:space="0" w:color="auto"/>
        <w:bottom w:val="none" w:sz="0" w:space="0" w:color="auto"/>
        <w:right w:val="none" w:sz="0" w:space="0" w:color="auto"/>
      </w:divBdr>
    </w:div>
    <w:div w:id="1721706903">
      <w:bodyDiv w:val="1"/>
      <w:marLeft w:val="0"/>
      <w:marRight w:val="0"/>
      <w:marTop w:val="0"/>
      <w:marBottom w:val="0"/>
      <w:divBdr>
        <w:top w:val="none" w:sz="0" w:space="0" w:color="auto"/>
        <w:left w:val="none" w:sz="0" w:space="0" w:color="auto"/>
        <w:bottom w:val="none" w:sz="0" w:space="0" w:color="auto"/>
        <w:right w:val="none" w:sz="0" w:space="0" w:color="auto"/>
      </w:divBdr>
    </w:div>
    <w:div w:id="1738433050">
      <w:bodyDiv w:val="1"/>
      <w:marLeft w:val="0"/>
      <w:marRight w:val="0"/>
      <w:marTop w:val="0"/>
      <w:marBottom w:val="0"/>
      <w:divBdr>
        <w:top w:val="none" w:sz="0" w:space="0" w:color="auto"/>
        <w:left w:val="none" w:sz="0" w:space="0" w:color="auto"/>
        <w:bottom w:val="none" w:sz="0" w:space="0" w:color="auto"/>
        <w:right w:val="none" w:sz="0" w:space="0" w:color="auto"/>
      </w:divBdr>
    </w:div>
    <w:div w:id="1756197766">
      <w:bodyDiv w:val="1"/>
      <w:marLeft w:val="0"/>
      <w:marRight w:val="0"/>
      <w:marTop w:val="0"/>
      <w:marBottom w:val="0"/>
      <w:divBdr>
        <w:top w:val="none" w:sz="0" w:space="0" w:color="auto"/>
        <w:left w:val="none" w:sz="0" w:space="0" w:color="auto"/>
        <w:bottom w:val="none" w:sz="0" w:space="0" w:color="auto"/>
        <w:right w:val="none" w:sz="0" w:space="0" w:color="auto"/>
      </w:divBdr>
    </w:div>
    <w:div w:id="1796870592">
      <w:bodyDiv w:val="1"/>
      <w:marLeft w:val="0"/>
      <w:marRight w:val="0"/>
      <w:marTop w:val="0"/>
      <w:marBottom w:val="0"/>
      <w:divBdr>
        <w:top w:val="none" w:sz="0" w:space="0" w:color="auto"/>
        <w:left w:val="none" w:sz="0" w:space="0" w:color="auto"/>
        <w:bottom w:val="none" w:sz="0" w:space="0" w:color="auto"/>
        <w:right w:val="none" w:sz="0" w:space="0" w:color="auto"/>
      </w:divBdr>
    </w:div>
    <w:div w:id="1823304405">
      <w:bodyDiv w:val="1"/>
      <w:marLeft w:val="0"/>
      <w:marRight w:val="0"/>
      <w:marTop w:val="0"/>
      <w:marBottom w:val="0"/>
      <w:divBdr>
        <w:top w:val="none" w:sz="0" w:space="0" w:color="auto"/>
        <w:left w:val="none" w:sz="0" w:space="0" w:color="auto"/>
        <w:bottom w:val="none" w:sz="0" w:space="0" w:color="auto"/>
        <w:right w:val="none" w:sz="0" w:space="0" w:color="auto"/>
      </w:divBdr>
    </w:div>
    <w:div w:id="1836190087">
      <w:bodyDiv w:val="1"/>
      <w:marLeft w:val="0"/>
      <w:marRight w:val="0"/>
      <w:marTop w:val="0"/>
      <w:marBottom w:val="0"/>
      <w:divBdr>
        <w:top w:val="none" w:sz="0" w:space="0" w:color="auto"/>
        <w:left w:val="none" w:sz="0" w:space="0" w:color="auto"/>
        <w:bottom w:val="none" w:sz="0" w:space="0" w:color="auto"/>
        <w:right w:val="none" w:sz="0" w:space="0" w:color="auto"/>
      </w:divBdr>
    </w:div>
    <w:div w:id="1871800646">
      <w:bodyDiv w:val="1"/>
      <w:marLeft w:val="0"/>
      <w:marRight w:val="0"/>
      <w:marTop w:val="0"/>
      <w:marBottom w:val="0"/>
      <w:divBdr>
        <w:top w:val="none" w:sz="0" w:space="0" w:color="auto"/>
        <w:left w:val="none" w:sz="0" w:space="0" w:color="auto"/>
        <w:bottom w:val="none" w:sz="0" w:space="0" w:color="auto"/>
        <w:right w:val="none" w:sz="0" w:space="0" w:color="auto"/>
      </w:divBdr>
    </w:div>
    <w:div w:id="1924216701">
      <w:bodyDiv w:val="1"/>
      <w:marLeft w:val="0"/>
      <w:marRight w:val="0"/>
      <w:marTop w:val="0"/>
      <w:marBottom w:val="0"/>
      <w:divBdr>
        <w:top w:val="none" w:sz="0" w:space="0" w:color="auto"/>
        <w:left w:val="none" w:sz="0" w:space="0" w:color="auto"/>
        <w:bottom w:val="none" w:sz="0" w:space="0" w:color="auto"/>
        <w:right w:val="none" w:sz="0" w:space="0" w:color="auto"/>
      </w:divBdr>
    </w:div>
    <w:div w:id="1954088869">
      <w:bodyDiv w:val="1"/>
      <w:marLeft w:val="0"/>
      <w:marRight w:val="0"/>
      <w:marTop w:val="0"/>
      <w:marBottom w:val="0"/>
      <w:divBdr>
        <w:top w:val="none" w:sz="0" w:space="0" w:color="auto"/>
        <w:left w:val="none" w:sz="0" w:space="0" w:color="auto"/>
        <w:bottom w:val="none" w:sz="0" w:space="0" w:color="auto"/>
        <w:right w:val="none" w:sz="0" w:space="0" w:color="auto"/>
      </w:divBdr>
    </w:div>
    <w:div w:id="1961111778">
      <w:bodyDiv w:val="1"/>
      <w:marLeft w:val="0"/>
      <w:marRight w:val="0"/>
      <w:marTop w:val="0"/>
      <w:marBottom w:val="0"/>
      <w:divBdr>
        <w:top w:val="none" w:sz="0" w:space="0" w:color="auto"/>
        <w:left w:val="none" w:sz="0" w:space="0" w:color="auto"/>
        <w:bottom w:val="none" w:sz="0" w:space="0" w:color="auto"/>
        <w:right w:val="none" w:sz="0" w:space="0" w:color="auto"/>
      </w:divBdr>
    </w:div>
    <w:div w:id="1991932999">
      <w:bodyDiv w:val="1"/>
      <w:marLeft w:val="0"/>
      <w:marRight w:val="0"/>
      <w:marTop w:val="0"/>
      <w:marBottom w:val="0"/>
      <w:divBdr>
        <w:top w:val="none" w:sz="0" w:space="0" w:color="auto"/>
        <w:left w:val="none" w:sz="0" w:space="0" w:color="auto"/>
        <w:bottom w:val="none" w:sz="0" w:space="0" w:color="auto"/>
        <w:right w:val="none" w:sz="0" w:space="0" w:color="auto"/>
      </w:divBdr>
    </w:div>
    <w:div w:id="2011178348">
      <w:bodyDiv w:val="1"/>
      <w:marLeft w:val="0"/>
      <w:marRight w:val="0"/>
      <w:marTop w:val="0"/>
      <w:marBottom w:val="0"/>
      <w:divBdr>
        <w:top w:val="none" w:sz="0" w:space="0" w:color="auto"/>
        <w:left w:val="none" w:sz="0" w:space="0" w:color="auto"/>
        <w:bottom w:val="none" w:sz="0" w:space="0" w:color="auto"/>
        <w:right w:val="none" w:sz="0" w:space="0" w:color="auto"/>
      </w:divBdr>
    </w:div>
    <w:div w:id="2011447754">
      <w:bodyDiv w:val="1"/>
      <w:marLeft w:val="0"/>
      <w:marRight w:val="0"/>
      <w:marTop w:val="0"/>
      <w:marBottom w:val="0"/>
      <w:divBdr>
        <w:top w:val="none" w:sz="0" w:space="0" w:color="auto"/>
        <w:left w:val="none" w:sz="0" w:space="0" w:color="auto"/>
        <w:bottom w:val="none" w:sz="0" w:space="0" w:color="auto"/>
        <w:right w:val="none" w:sz="0" w:space="0" w:color="auto"/>
      </w:divBdr>
    </w:div>
    <w:div w:id="2015763156">
      <w:bodyDiv w:val="1"/>
      <w:marLeft w:val="0"/>
      <w:marRight w:val="0"/>
      <w:marTop w:val="0"/>
      <w:marBottom w:val="0"/>
      <w:divBdr>
        <w:top w:val="none" w:sz="0" w:space="0" w:color="auto"/>
        <w:left w:val="none" w:sz="0" w:space="0" w:color="auto"/>
        <w:bottom w:val="none" w:sz="0" w:space="0" w:color="auto"/>
        <w:right w:val="none" w:sz="0" w:space="0" w:color="auto"/>
      </w:divBdr>
      <w:divsChild>
        <w:div w:id="307437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3701289">
      <w:bodyDiv w:val="1"/>
      <w:marLeft w:val="0"/>
      <w:marRight w:val="0"/>
      <w:marTop w:val="0"/>
      <w:marBottom w:val="0"/>
      <w:divBdr>
        <w:top w:val="none" w:sz="0" w:space="0" w:color="auto"/>
        <w:left w:val="none" w:sz="0" w:space="0" w:color="auto"/>
        <w:bottom w:val="none" w:sz="0" w:space="0" w:color="auto"/>
        <w:right w:val="none" w:sz="0" w:space="0" w:color="auto"/>
      </w:divBdr>
      <w:divsChild>
        <w:div w:id="1475370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53997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1</Pages>
  <Words>892</Words>
  <Characters>5086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staff</dc:creator>
  <cp:lastModifiedBy>staff</cp:lastModifiedBy>
  <cp:revision>9</cp:revision>
  <dcterms:created xsi:type="dcterms:W3CDTF">2026-04-28T12:30:00Z</dcterms:created>
  <dcterms:modified xsi:type="dcterms:W3CDTF">2026-04-29T13:15:00Z</dcterms:modified>
</cp:coreProperties>
</file>